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2783" w:rsidRDefault="00022783">
      <w:pPr>
        <w:spacing w:line="360" w:lineRule="auto"/>
        <w:ind w:firstLine="883"/>
        <w:rPr>
          <w:rFonts w:hint="eastAsia"/>
          <w:b/>
          <w:sz w:val="44"/>
          <w:szCs w:val="96"/>
        </w:rPr>
      </w:pPr>
    </w:p>
    <w:p w:rsidR="00022783" w:rsidRDefault="00902E9E">
      <w:pPr>
        <w:spacing w:line="360" w:lineRule="auto"/>
        <w:ind w:firstLine="360"/>
        <w:rPr>
          <w:b/>
          <w:sz w:val="44"/>
          <w:szCs w:val="96"/>
        </w:rPr>
      </w:pPr>
      <w:r>
        <w:rPr>
          <w:noProof/>
        </w:rPr>
        <mc:AlternateContent>
          <mc:Choice Requires="wpg">
            <w:drawing>
              <wp:anchor distT="0" distB="0" distL="114300" distR="114300" simplePos="0" relativeHeight="251659264" behindDoc="0" locked="0" layoutInCell="1" allowOverlap="1">
                <wp:simplePos x="0" y="0"/>
                <wp:positionH relativeFrom="column">
                  <wp:posOffset>685800</wp:posOffset>
                </wp:positionH>
                <wp:positionV relativeFrom="paragraph">
                  <wp:posOffset>297180</wp:posOffset>
                </wp:positionV>
                <wp:extent cx="3771900" cy="571500"/>
                <wp:effectExtent l="0" t="1905" r="0" b="0"/>
                <wp:wrapNone/>
                <wp:docPr id="32" name="组合 32"/>
                <wp:cNvGraphicFramePr/>
                <a:graphic xmlns:a="http://schemas.openxmlformats.org/drawingml/2006/main">
                  <a:graphicData uri="http://schemas.microsoft.com/office/word/2010/wordprocessingGroup">
                    <wpg:wgp>
                      <wpg:cNvGrpSpPr/>
                      <wpg:grpSpPr>
                        <a:xfrm>
                          <a:off x="0" y="0"/>
                          <a:ext cx="3771900" cy="571500"/>
                          <a:chOff x="2880" y="2532"/>
                          <a:chExt cx="5940" cy="900"/>
                        </a:xfrm>
                      </wpg:grpSpPr>
                      <pic:pic xmlns:pic="http://schemas.openxmlformats.org/drawingml/2006/picture">
                        <pic:nvPicPr>
                          <pic:cNvPr id="33" name="图片 3" descr="校名"/>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4140" y="2532"/>
                            <a:ext cx="4680" cy="795"/>
                          </a:xfrm>
                          <a:prstGeom prst="rect">
                            <a:avLst/>
                          </a:prstGeom>
                          <a:noFill/>
                          <a:ln>
                            <a:noFill/>
                          </a:ln>
                        </pic:spPr>
                      </pic:pic>
                      <pic:pic xmlns:pic="http://schemas.openxmlformats.org/drawingml/2006/picture">
                        <pic:nvPicPr>
                          <pic:cNvPr id="34" name="图片 4" descr="2014红校标"/>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2880" y="2532"/>
                            <a:ext cx="900" cy="900"/>
                          </a:xfrm>
                          <a:prstGeom prst="rect">
                            <a:avLst/>
                          </a:prstGeom>
                          <a:noFill/>
                          <a:ln>
                            <a:noFill/>
                          </a:ln>
                        </pic:spPr>
                      </pic:pic>
                    </wpg:wgp>
                  </a:graphicData>
                </a:graphic>
              </wp:anchor>
            </w:drawing>
          </mc:Choice>
          <mc:Fallback xmlns:wpsCustomData="http://www.wps.cn/officeDocument/2013/wpsCustomData">
            <w:pict>
              <v:group id="_x0000_s1026" o:spid="_x0000_s1026" o:spt="203" style="position:absolute;left:0pt;margin-left:54pt;margin-top:23.4pt;height:45pt;width:297pt;z-index:251659264;mso-width-relative:page;mso-height-relative:page;" coordorigin="2880,2532" coordsize="5940,900" o:gfxdata="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">
                <o:lock v:ext="edit" aspectratio="f"/>
                <v:shape id="图片 3" o:spid="_x0000_s1026" o:spt="75" alt="校名" type="#_x0000_t75" style="position:absolute;left:4140;top:2532;height:795;width:4680;" filled="f" o:preferrelative="t" stroked="f" coordsize="21600,21600" o:gfxdata="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u2ghBbgAAADbAAAA&#10;DwAAAAAAAAABACAAAAAiAAAAZHJzL2Rvd25yZXYueG1sUEsBAhQAFAAAAAgAh07iQDMvBZ47AAAA&#10;OQAAABAAAAAAAAAAAQAgAAAABwEAAGRycy9zaGFwZXhtbC54bWxQSwUGAAAAAAYABgBbAQAAsQMA&#10;AAAA&#10;">
                  <v:fill on="f" focussize="0,0"/>
                  <v:stroke on="f"/>
                  <v:imagedata r:id="rId12" o:title=""/>
                  <o:lock v:ext="edit" aspectratio="t"/>
                </v:shape>
                <v:shape id="图片 4" o:spid="_x0000_s1026" o:spt="75" alt="2014红校标" type="#_x0000_t75" style="position:absolute;left:2880;top:2532;height:900;width:900;" filled="f" o:preferrelative="t" stroked="f" coordsize="21600,21600" o:gfxdata="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SXEIb4A&#10;AADbAAAADwAAAAAAAAABACAAAAAiAAAAZHJzL2Rvd25yZXYueG1sUEsBAhQAFAAAAAgAh07iQDMv&#10;BZ47AAAAOQAAABAAAAAAAAAAAQAgAAAADQEAAGRycy9zaGFwZXhtbC54bWxQSwUGAAAAAAYABgBb&#10;AQAAtwMAAAAA&#10;">
                  <v:fill on="f" focussize="0,0"/>
                  <v:stroke on="f"/>
                  <v:imagedata r:id="rId13" o:title=""/>
                  <o:lock v:ext="edit" aspectratio="t"/>
                </v:shape>
              </v:group>
            </w:pict>
          </mc:Fallback>
        </mc:AlternateContent>
      </w:r>
    </w:p>
    <w:p w:rsidR="00022783" w:rsidRDefault="00022783">
      <w:pPr>
        <w:spacing w:line="360" w:lineRule="auto"/>
        <w:ind w:firstLine="883"/>
        <w:jc w:val="center"/>
        <w:rPr>
          <w:b/>
          <w:sz w:val="44"/>
          <w:szCs w:val="96"/>
        </w:rPr>
      </w:pPr>
    </w:p>
    <w:p w:rsidR="00022783" w:rsidRDefault="00902E9E">
      <w:pPr>
        <w:spacing w:beforeLines="50" w:before="120" w:line="360" w:lineRule="auto"/>
        <w:ind w:firstLine="1205"/>
        <w:jc w:val="center"/>
      </w:pPr>
      <w:r>
        <w:rPr>
          <w:rFonts w:ascii="黑体" w:eastAsia="黑体" w:hAnsi="宋体"/>
          <w:b/>
          <w:bCs/>
          <w:sz w:val="60"/>
          <w:szCs w:val="60"/>
          <w:u w:val="single"/>
        </w:rPr>
        <w:t>2018</w:t>
      </w:r>
      <w:r>
        <w:rPr>
          <w:rFonts w:ascii="黑体" w:eastAsia="黑体" w:hAnsi="宋体" w:hint="eastAsia"/>
          <w:b/>
          <w:bCs/>
          <w:sz w:val="60"/>
          <w:szCs w:val="60"/>
        </w:rPr>
        <w:t>届毕业设计(论文)</w:t>
      </w:r>
    </w:p>
    <w:p w:rsidR="00022783" w:rsidRDefault="00022783">
      <w:pPr>
        <w:spacing w:line="360" w:lineRule="auto"/>
        <w:ind w:firstLine="360"/>
      </w:pPr>
    </w:p>
    <w:p w:rsidR="00022783" w:rsidRDefault="00022783">
      <w:pPr>
        <w:spacing w:line="360" w:lineRule="auto"/>
        <w:ind w:firstLine="360"/>
      </w:pPr>
    </w:p>
    <w:p w:rsidR="00022783" w:rsidRDefault="00022783">
      <w:pPr>
        <w:spacing w:line="360" w:lineRule="auto"/>
        <w:ind w:firstLine="360"/>
      </w:pPr>
    </w:p>
    <w:p w:rsidR="00022783" w:rsidRDefault="00022783">
      <w:pPr>
        <w:spacing w:line="360" w:lineRule="auto"/>
        <w:ind w:firstLine="360"/>
      </w:pPr>
    </w:p>
    <w:p w:rsidR="00022783" w:rsidRDefault="00022783">
      <w:pPr>
        <w:spacing w:line="360" w:lineRule="auto"/>
        <w:ind w:firstLine="360"/>
      </w:pP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课 题 名 称：</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云总机</w:t>
      </w:r>
      <w:r>
        <w:rPr>
          <w:rFonts w:ascii="仿宋_GB2312" w:eastAsia="仿宋_GB2312"/>
          <w:b/>
          <w:bCs/>
          <w:sz w:val="32"/>
          <w:u w:val="single"/>
        </w:rPr>
        <w:t>运营管理系统</w:t>
      </w:r>
      <w:r>
        <w:rPr>
          <w:rFonts w:ascii="仿宋_GB2312" w:eastAsia="仿宋_GB2312" w:hint="eastAsia"/>
          <w:b/>
          <w:bCs/>
          <w:sz w:val="32"/>
          <w:u w:val="single"/>
        </w:rPr>
        <w:t xml:space="preserve">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课 题 名 称（英文）：</w:t>
      </w:r>
      <w:r>
        <w:rPr>
          <w:rFonts w:ascii="仿宋_GB2312" w:eastAsia="仿宋_GB2312"/>
          <w:b/>
          <w:bCs/>
          <w:sz w:val="32"/>
          <w:u w:val="single"/>
        </w:rPr>
        <w:t>The cloud switchboard</w:t>
      </w:r>
    </w:p>
    <w:p w:rsidR="00022783" w:rsidRDefault="00902E9E">
      <w:pPr>
        <w:spacing w:line="360" w:lineRule="auto"/>
        <w:ind w:firstLineChars="1012" w:firstLine="3251"/>
        <w:jc w:val="left"/>
        <w:rPr>
          <w:rFonts w:ascii="仿宋_GB2312" w:eastAsia="仿宋_GB2312"/>
          <w:b/>
          <w:bCs/>
          <w:sz w:val="32"/>
          <w:u w:val="single"/>
        </w:rPr>
      </w:pPr>
      <w:r>
        <w:rPr>
          <w:rFonts w:ascii="仿宋_GB2312" w:eastAsia="仿宋_GB2312"/>
          <w:b/>
          <w:bCs/>
          <w:sz w:val="32"/>
          <w:u w:val="single"/>
        </w:rPr>
        <w:t>operation management system</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学 生 姓 名：</w:t>
      </w:r>
      <w:r>
        <w:rPr>
          <w:rFonts w:ascii="仿宋_GB2312" w:eastAsia="仿宋_GB2312" w:hint="eastAsia"/>
          <w:b/>
          <w:bCs/>
          <w:sz w:val="32"/>
          <w:u w:val="single"/>
        </w:rPr>
        <w:t xml:space="preserve"> 张哲先 </w:t>
      </w:r>
      <w:r>
        <w:rPr>
          <w:rFonts w:ascii="仿宋_GB2312" w:eastAsia="仿宋_GB2312"/>
          <w:b/>
          <w:bCs/>
          <w:sz w:val="32"/>
        </w:rPr>
        <w:t xml:space="preserve"> </w:t>
      </w:r>
      <w:r>
        <w:rPr>
          <w:rFonts w:ascii="仿宋_GB2312" w:eastAsia="仿宋_GB2312" w:hint="eastAsia"/>
          <w:b/>
          <w:bCs/>
          <w:sz w:val="32"/>
        </w:rPr>
        <w:t xml:space="preserve"> 学 号：</w:t>
      </w:r>
      <w:r>
        <w:rPr>
          <w:rFonts w:ascii="仿宋_GB2312" w:eastAsia="仿宋_GB2312"/>
          <w:b/>
          <w:bCs/>
          <w:sz w:val="32"/>
          <w:u w:val="single"/>
        </w:rPr>
        <w:t xml:space="preserve">2014082411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专 业 名 称：</w:t>
      </w:r>
      <w:r>
        <w:rPr>
          <w:rFonts w:ascii="仿宋_GB2312" w:eastAsia="仿宋_GB2312" w:hint="eastAsia"/>
          <w:b/>
          <w:bCs/>
          <w:sz w:val="32"/>
          <w:u w:val="single"/>
        </w:rPr>
        <w:t xml:space="preserve"> </w:t>
      </w:r>
      <w:r>
        <w:rPr>
          <w:rFonts w:ascii="仿宋_GB2312" w:eastAsia="仿宋_GB2312"/>
          <w:b/>
          <w:bCs/>
          <w:sz w:val="32"/>
          <w:u w:val="single"/>
        </w:rPr>
        <w:t xml:space="preserve">  </w:t>
      </w:r>
      <w:r w:rsidR="00B6254E">
        <w:rPr>
          <w:rFonts w:ascii="仿宋_GB2312" w:eastAsia="仿宋_GB2312"/>
          <w:b/>
          <w:bCs/>
          <w:sz w:val="32"/>
          <w:u w:val="single"/>
        </w:rPr>
        <w:t xml:space="preserve">   </w:t>
      </w:r>
      <w:r>
        <w:rPr>
          <w:rFonts w:ascii="仿宋_GB2312" w:eastAsia="仿宋_GB2312" w:hint="eastAsia"/>
          <w:b/>
          <w:bCs/>
          <w:sz w:val="32"/>
          <w:u w:val="single"/>
        </w:rPr>
        <w:t>计算机科学与技术</w:t>
      </w:r>
      <w:r w:rsidR="00B6254E">
        <w:rPr>
          <w:rFonts w:ascii="仿宋_GB2312" w:eastAsia="仿宋_GB2312" w:hint="eastAsia"/>
          <w:b/>
          <w:bCs/>
          <w:sz w:val="32"/>
          <w:u w:val="single"/>
        </w:rPr>
        <w:t xml:space="preserve">     </w:t>
      </w:r>
      <w:r w:rsidR="00B6254E">
        <w:rPr>
          <w:rFonts w:ascii="仿宋_GB2312" w:eastAsia="仿宋_GB2312"/>
          <w:b/>
          <w:bCs/>
          <w:sz w:val="32"/>
          <w:u w:val="single"/>
        </w:rPr>
        <w:t xml:space="preserve">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指 导 教 师：</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 </w:t>
      </w:r>
      <w:r w:rsidR="00320390" w:rsidRPr="00320390">
        <w:rPr>
          <w:rFonts w:ascii="仿宋_GB2312" w:eastAsia="仿宋_GB2312" w:hint="eastAsia"/>
          <w:b/>
          <w:bCs/>
          <w:sz w:val="32"/>
          <w:u w:val="single"/>
        </w:rPr>
        <w:t>楼俊钢</w:t>
      </w:r>
      <w:r>
        <w:rPr>
          <w:rFonts w:ascii="仿宋_GB2312" w:eastAsia="仿宋_GB2312" w:hint="eastAsia"/>
          <w:b/>
          <w:bCs/>
          <w:sz w:val="32"/>
          <w:u w:val="single"/>
        </w:rPr>
        <w:t xml:space="preserve">  </w:t>
      </w:r>
      <w:r>
        <w:rPr>
          <w:rFonts w:ascii="仿宋_GB2312" w:eastAsia="仿宋_GB2312" w:hint="eastAsia"/>
          <w:b/>
          <w:bCs/>
          <w:sz w:val="32"/>
        </w:rPr>
        <w:t xml:space="preserve"> 职 称：</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副教授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所 在 学 院：</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 信息工程</w:t>
      </w:r>
      <w:r>
        <w:rPr>
          <w:rFonts w:ascii="仿宋_GB2312" w:eastAsia="仿宋_GB2312"/>
          <w:b/>
          <w:bCs/>
          <w:sz w:val="32"/>
          <w:u w:val="single"/>
        </w:rPr>
        <w:t>学院</w:t>
      </w:r>
      <w:r>
        <w:rPr>
          <w:rFonts w:ascii="仿宋_GB2312" w:eastAsia="仿宋_GB2312" w:hint="eastAsia"/>
          <w:b/>
          <w:bCs/>
          <w:sz w:val="32"/>
          <w:u w:val="single"/>
        </w:rPr>
        <w:t xml:space="preserve">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完 成 日 期：</w:t>
      </w:r>
      <w:r>
        <w:rPr>
          <w:rFonts w:ascii="仿宋_GB2312" w:eastAsia="仿宋_GB2312" w:hint="eastAsia"/>
          <w:b/>
          <w:bCs/>
          <w:sz w:val="32"/>
          <w:u w:val="single"/>
        </w:rPr>
        <w:t xml:space="preserve">  </w:t>
      </w:r>
      <w:r w:rsidR="00321BBF">
        <w:rPr>
          <w:rFonts w:ascii="仿宋_GB2312" w:eastAsia="仿宋_GB2312"/>
          <w:b/>
          <w:bCs/>
          <w:sz w:val="32"/>
          <w:u w:val="single"/>
        </w:rPr>
        <w:t xml:space="preserve"> 2018 </w:t>
      </w:r>
      <w:r>
        <w:rPr>
          <w:rFonts w:ascii="仿宋_GB2312" w:eastAsia="仿宋_GB2312" w:hint="eastAsia"/>
          <w:b/>
          <w:bCs/>
          <w:sz w:val="32"/>
          <w:u w:val="single"/>
        </w:rPr>
        <w:t xml:space="preserve">  </w:t>
      </w:r>
      <w:r>
        <w:rPr>
          <w:rFonts w:ascii="仿宋_GB2312" w:eastAsia="仿宋_GB2312" w:hint="eastAsia"/>
          <w:b/>
          <w:bCs/>
          <w:sz w:val="32"/>
        </w:rPr>
        <w:t xml:space="preserve"> 年 </w:t>
      </w:r>
      <w:r>
        <w:rPr>
          <w:rFonts w:ascii="仿宋_GB2312" w:eastAsia="仿宋_GB2312" w:hint="eastAsia"/>
          <w:b/>
          <w:bCs/>
          <w:sz w:val="32"/>
          <w:u w:val="single"/>
        </w:rPr>
        <w:t xml:space="preserve"> </w:t>
      </w:r>
      <w:r w:rsidR="00321BBF">
        <w:rPr>
          <w:rFonts w:ascii="仿宋_GB2312" w:eastAsia="仿宋_GB2312"/>
          <w:b/>
          <w:bCs/>
          <w:sz w:val="32"/>
          <w:u w:val="single"/>
        </w:rPr>
        <w:t>3</w:t>
      </w:r>
      <w:r>
        <w:rPr>
          <w:rFonts w:ascii="仿宋_GB2312" w:eastAsia="仿宋_GB2312" w:hint="eastAsia"/>
          <w:b/>
          <w:bCs/>
          <w:sz w:val="32"/>
          <w:u w:val="single"/>
        </w:rPr>
        <w:t xml:space="preserve"> </w:t>
      </w:r>
      <w:r>
        <w:rPr>
          <w:rFonts w:ascii="仿宋_GB2312" w:eastAsia="仿宋_GB2312" w:hint="eastAsia"/>
          <w:b/>
          <w:bCs/>
          <w:sz w:val="32"/>
        </w:rPr>
        <w:t xml:space="preserve"> 月 </w:t>
      </w:r>
      <w:r>
        <w:rPr>
          <w:rFonts w:ascii="仿宋_GB2312" w:eastAsia="仿宋_GB2312" w:hint="eastAsia"/>
          <w:b/>
          <w:bCs/>
          <w:sz w:val="32"/>
          <w:u w:val="single"/>
        </w:rPr>
        <w:t xml:space="preserve"> </w:t>
      </w:r>
      <w:r w:rsidR="00321BBF">
        <w:rPr>
          <w:rFonts w:ascii="仿宋_GB2312" w:eastAsia="仿宋_GB2312"/>
          <w:b/>
          <w:bCs/>
          <w:sz w:val="32"/>
          <w:u w:val="single"/>
        </w:rPr>
        <w:t>20</w:t>
      </w:r>
      <w:r>
        <w:rPr>
          <w:rFonts w:ascii="仿宋_GB2312" w:eastAsia="仿宋_GB2312" w:hint="eastAsia"/>
          <w:b/>
          <w:bCs/>
          <w:sz w:val="32"/>
          <w:u w:val="single"/>
        </w:rPr>
        <w:t xml:space="preserve"> </w:t>
      </w:r>
      <w:r>
        <w:rPr>
          <w:rFonts w:ascii="仿宋_GB2312" w:eastAsia="仿宋_GB2312" w:hint="eastAsia"/>
          <w:b/>
          <w:bCs/>
          <w:sz w:val="32"/>
        </w:rPr>
        <w:t xml:space="preserve"> 日</w:t>
      </w:r>
    </w:p>
    <w:p w:rsidR="00022783" w:rsidRDefault="00022783">
      <w:pPr>
        <w:spacing w:line="360" w:lineRule="auto"/>
        <w:ind w:firstLine="640"/>
        <w:rPr>
          <w:sz w:val="32"/>
        </w:rPr>
      </w:pPr>
    </w:p>
    <w:p w:rsidR="00022783" w:rsidRDefault="00022783">
      <w:pPr>
        <w:spacing w:line="360" w:lineRule="auto"/>
        <w:ind w:firstLine="640"/>
        <w:rPr>
          <w:sz w:val="32"/>
        </w:rPr>
      </w:pPr>
    </w:p>
    <w:p w:rsidR="00022783" w:rsidRDefault="00022783">
      <w:pPr>
        <w:spacing w:line="360" w:lineRule="auto"/>
        <w:ind w:firstLine="640"/>
        <w:rPr>
          <w:sz w:val="32"/>
        </w:rPr>
      </w:pPr>
    </w:p>
    <w:p w:rsidR="00022783" w:rsidRDefault="00022783">
      <w:pPr>
        <w:spacing w:line="360" w:lineRule="auto"/>
        <w:ind w:firstLine="640"/>
        <w:rPr>
          <w:sz w:val="32"/>
        </w:rPr>
      </w:pPr>
    </w:p>
    <w:p w:rsidR="00022783" w:rsidRDefault="00022783">
      <w:pPr>
        <w:spacing w:line="360" w:lineRule="auto"/>
        <w:ind w:firstLine="640"/>
        <w:rPr>
          <w:sz w:val="32"/>
          <w:szCs w:val="32"/>
        </w:rPr>
      </w:pPr>
    </w:p>
    <w:p w:rsidR="00022783" w:rsidRDefault="00902E9E">
      <w:pPr>
        <w:spacing w:line="360" w:lineRule="auto"/>
        <w:ind w:firstLine="643"/>
        <w:jc w:val="center"/>
        <w:rPr>
          <w:rFonts w:ascii="仿宋_GB2312" w:eastAsia="仿宋_GB2312"/>
          <w:b/>
          <w:bCs/>
          <w:sz w:val="32"/>
        </w:rPr>
      </w:pPr>
      <w:r>
        <w:rPr>
          <w:rFonts w:ascii="仿宋_GB2312" w:eastAsia="仿宋_GB2312" w:hint="eastAsia"/>
          <w:b/>
          <w:bCs/>
          <w:sz w:val="32"/>
        </w:rPr>
        <w:t>教务处制表</w:t>
      </w:r>
    </w:p>
    <w:p w:rsidR="00022783" w:rsidRDefault="00022783">
      <w:pPr>
        <w:spacing w:line="360" w:lineRule="auto"/>
        <w:ind w:firstLine="643"/>
        <w:rPr>
          <w:b/>
          <w:bCs/>
          <w:sz w:val="32"/>
        </w:rPr>
      </w:pPr>
    </w:p>
    <w:p w:rsidR="00022783" w:rsidRDefault="00022783">
      <w:pPr>
        <w:ind w:firstLineChars="0" w:firstLine="0"/>
        <w:rPr>
          <w:b/>
          <w:sz w:val="44"/>
          <w:szCs w:val="44"/>
        </w:rPr>
      </w:pPr>
    </w:p>
    <w:p w:rsidR="00022783" w:rsidRDefault="00902E9E">
      <w:pPr>
        <w:ind w:firstLineChars="0" w:firstLine="0"/>
        <w:jc w:val="center"/>
        <w:rPr>
          <w:rFonts w:ascii="黑体" w:eastAsia="黑体" w:hAnsi="黑体"/>
          <w:sz w:val="36"/>
          <w:szCs w:val="36"/>
        </w:rPr>
      </w:pPr>
      <w:r>
        <w:rPr>
          <w:rFonts w:ascii="黑体" w:eastAsia="黑体" w:hint="eastAsia"/>
          <w:sz w:val="36"/>
          <w:szCs w:val="36"/>
        </w:rPr>
        <w:lastRenderedPageBreak/>
        <w:t>云总机</w:t>
      </w:r>
      <w:r>
        <w:rPr>
          <w:rFonts w:ascii="黑体" w:eastAsia="黑体"/>
          <w:sz w:val="36"/>
          <w:szCs w:val="36"/>
        </w:rPr>
        <w:t>运营管理系统</w:t>
      </w:r>
    </w:p>
    <w:p w:rsidR="00022783" w:rsidRDefault="00022783">
      <w:pPr>
        <w:pStyle w:val="af"/>
        <w:ind w:left="119" w:hanging="119"/>
        <w:jc w:val="center"/>
      </w:pPr>
    </w:p>
    <w:p w:rsidR="00022783" w:rsidRDefault="00902E9E">
      <w:pPr>
        <w:pStyle w:val="af"/>
        <w:ind w:left="69" w:hangingChars="33" w:hanging="69"/>
        <w:jc w:val="center"/>
        <w:rPr>
          <w:rFonts w:ascii="楷体" w:eastAsia="楷体" w:hAnsi="楷体"/>
          <w:sz w:val="21"/>
          <w:szCs w:val="21"/>
        </w:rPr>
      </w:pPr>
      <w:r>
        <w:rPr>
          <w:rFonts w:ascii="楷体" w:eastAsia="楷体" w:hAnsi="楷体" w:hint="eastAsia"/>
          <w:sz w:val="21"/>
          <w:szCs w:val="21"/>
        </w:rPr>
        <w:t>作者：张哲先</w:t>
      </w:r>
    </w:p>
    <w:p w:rsidR="00022783" w:rsidRDefault="00902E9E">
      <w:pPr>
        <w:pStyle w:val="af"/>
        <w:ind w:left="147" w:hanging="147"/>
        <w:jc w:val="center"/>
        <w:rPr>
          <w:rFonts w:ascii="楷体" w:eastAsia="楷体" w:hAnsi="楷体"/>
          <w:sz w:val="21"/>
          <w:szCs w:val="21"/>
        </w:rPr>
      </w:pPr>
      <w:r>
        <w:rPr>
          <w:rFonts w:ascii="楷体" w:eastAsia="楷体" w:hAnsi="楷体" w:hint="eastAsia"/>
          <w:sz w:val="21"/>
          <w:szCs w:val="21"/>
        </w:rPr>
        <w:t>指导教师：</w:t>
      </w:r>
      <w:r w:rsidR="00CE6E14">
        <w:rPr>
          <w:rFonts w:ascii="楷体_GB2312" w:eastAsia="楷体_GB2312" w:hint="eastAsia"/>
          <w:sz w:val="21"/>
          <w:szCs w:val="21"/>
        </w:rPr>
        <w:t>楼俊钢</w:t>
      </w:r>
    </w:p>
    <w:p w:rsidR="00022783" w:rsidRDefault="00022783">
      <w:pPr>
        <w:pStyle w:val="af"/>
        <w:ind w:left="119" w:hanging="119"/>
      </w:pPr>
    </w:p>
    <w:p w:rsidR="00022783" w:rsidRDefault="00902E9E">
      <w:pPr>
        <w:pStyle w:val="af"/>
        <w:spacing w:line="240" w:lineRule="exact"/>
        <w:ind w:left="147" w:hanging="147"/>
        <w:jc w:val="center"/>
        <w:rPr>
          <w:rFonts w:ascii="仿宋_GB2312" w:eastAsia="仿宋_GB2312" w:hAnsi="宋体"/>
          <w:sz w:val="21"/>
          <w:szCs w:val="21"/>
        </w:rPr>
      </w:pPr>
      <w:r>
        <w:rPr>
          <w:rFonts w:ascii="仿宋_GB2312" w:eastAsia="仿宋_GB2312" w:hAnsi="宋体" w:hint="eastAsia"/>
          <w:sz w:val="21"/>
          <w:szCs w:val="21"/>
        </w:rPr>
        <w:t>（湖州师范学院计算机科学</w:t>
      </w:r>
      <w:r>
        <w:rPr>
          <w:rFonts w:ascii="仿宋_GB2312" w:eastAsia="仿宋_GB2312" w:hAnsi="宋体"/>
          <w:sz w:val="21"/>
          <w:szCs w:val="21"/>
        </w:rPr>
        <w:t>与技术</w:t>
      </w:r>
      <w:r>
        <w:rPr>
          <w:rFonts w:ascii="仿宋_GB2312" w:eastAsia="仿宋_GB2312" w:hAnsi="宋体" w:hint="eastAsia"/>
          <w:sz w:val="21"/>
          <w:szCs w:val="21"/>
        </w:rPr>
        <w:t xml:space="preserve">  201</w:t>
      </w:r>
      <w:r>
        <w:rPr>
          <w:rFonts w:ascii="仿宋_GB2312" w:eastAsia="仿宋_GB2312" w:hAnsi="宋体"/>
          <w:sz w:val="21"/>
          <w:szCs w:val="21"/>
        </w:rPr>
        <w:t>4082411</w:t>
      </w:r>
      <w:r w:rsidR="00321BBF">
        <w:rPr>
          <w:rFonts w:ascii="仿宋_GB2312" w:eastAsia="仿宋_GB2312" w:hAnsi="宋体"/>
          <w:sz w:val="21"/>
          <w:szCs w:val="21"/>
        </w:rPr>
        <w:t>）</w:t>
      </w:r>
    </w:p>
    <w:p w:rsidR="00022783" w:rsidRDefault="00902E9E">
      <w:pPr>
        <w:pStyle w:val="af"/>
        <w:ind w:left="126" w:hanging="126"/>
        <w:jc w:val="center"/>
        <w:rPr>
          <w:rFonts w:ascii="楷体_GB2312" w:eastAsia="楷体_GB2312"/>
          <w:sz w:val="18"/>
          <w:szCs w:val="18"/>
        </w:rPr>
      </w:pPr>
      <w:r>
        <w:rPr>
          <w:rFonts w:ascii="楷体_GB2312" w:eastAsia="楷体_GB2312" w:hint="eastAsia"/>
          <w:sz w:val="18"/>
          <w:szCs w:val="18"/>
        </w:rPr>
        <w:t xml:space="preserve"> </w:t>
      </w:r>
    </w:p>
    <w:p w:rsidR="00022783" w:rsidRDefault="00902E9E">
      <w:pPr>
        <w:pStyle w:val="af0"/>
        <w:ind w:firstLine="361"/>
        <w:rPr>
          <w:rFonts w:ascii="楷体" w:eastAsia="楷体" w:hAnsi="楷体"/>
        </w:rPr>
      </w:pPr>
      <w:r>
        <w:rPr>
          <w:rFonts w:ascii="黑体" w:eastAsia="黑体" w:hint="eastAsia"/>
          <w:b/>
        </w:rPr>
        <w:t>摘  要</w:t>
      </w:r>
      <w:r>
        <w:rPr>
          <w:rFonts w:hint="eastAsia"/>
        </w:rPr>
        <w:t xml:space="preserve">　</w:t>
      </w:r>
      <w:r>
        <w:rPr>
          <w:rFonts w:hint="eastAsia"/>
        </w:rPr>
        <w:t xml:space="preserve"> </w:t>
      </w:r>
      <w:r>
        <w:rPr>
          <w:rFonts w:ascii="楷体" w:eastAsia="楷体" w:hAnsi="楷体" w:hint="eastAsia"/>
        </w:rPr>
        <w:t>我国互联网</w:t>
      </w:r>
      <w:r>
        <w:rPr>
          <w:rFonts w:ascii="楷体" w:eastAsia="楷体" w:hAnsi="楷体"/>
        </w:rPr>
        <w:t>行业发展很快，多数</w:t>
      </w:r>
      <w:r>
        <w:rPr>
          <w:rFonts w:ascii="楷体" w:eastAsia="楷体" w:hAnsi="楷体" w:hint="eastAsia"/>
        </w:rPr>
        <w:t>传统</w:t>
      </w:r>
      <w:r>
        <w:rPr>
          <w:rFonts w:ascii="楷体" w:eastAsia="楷体" w:hAnsi="楷体"/>
        </w:rPr>
        <w:t>行业</w:t>
      </w:r>
      <w:r>
        <w:rPr>
          <w:rFonts w:ascii="楷体" w:eastAsia="楷体" w:hAnsi="楷体" w:hint="eastAsia"/>
        </w:rPr>
        <w:t>在新兴</w:t>
      </w:r>
      <w:r>
        <w:rPr>
          <w:rFonts w:ascii="楷体" w:eastAsia="楷体" w:hAnsi="楷体"/>
        </w:rPr>
        <w:t>互联网企业的冲击下，纷纷转型互联网企业，</w:t>
      </w:r>
      <w:r>
        <w:rPr>
          <w:rFonts w:ascii="楷体" w:eastAsia="楷体" w:hAnsi="楷体" w:hint="eastAsia"/>
        </w:rPr>
        <w:t>随之</w:t>
      </w:r>
      <w:r>
        <w:rPr>
          <w:rFonts w:ascii="楷体" w:eastAsia="楷体" w:hAnsi="楷体"/>
        </w:rPr>
        <w:t>而来的是如此众多的企业以及</w:t>
      </w:r>
      <w:r>
        <w:rPr>
          <w:rFonts w:ascii="楷体" w:eastAsia="楷体" w:hAnsi="楷体" w:hint="eastAsia"/>
        </w:rPr>
        <w:t>各种</w:t>
      </w:r>
      <w:r>
        <w:rPr>
          <w:rFonts w:ascii="楷体" w:eastAsia="楷体" w:hAnsi="楷体"/>
        </w:rPr>
        <w:t>产品</w:t>
      </w:r>
      <w:r>
        <w:rPr>
          <w:rFonts w:ascii="楷体" w:eastAsia="楷体" w:hAnsi="楷体" w:hint="eastAsia"/>
        </w:rPr>
        <w:t>的</w:t>
      </w:r>
      <w:r>
        <w:rPr>
          <w:rFonts w:ascii="楷体" w:eastAsia="楷体" w:hAnsi="楷体"/>
        </w:rPr>
        <w:t>售后服务</w:t>
      </w:r>
      <w:r>
        <w:rPr>
          <w:rFonts w:ascii="楷体" w:eastAsia="楷体" w:hAnsi="楷体" w:hint="eastAsia"/>
        </w:rPr>
        <w:t>问题.企业</w:t>
      </w:r>
      <w:r>
        <w:rPr>
          <w:rFonts w:ascii="楷体" w:eastAsia="楷体" w:hAnsi="楷体"/>
        </w:rPr>
        <w:t>的售后服务团队</w:t>
      </w:r>
      <w:r>
        <w:rPr>
          <w:rFonts w:ascii="楷体" w:eastAsia="楷体" w:hAnsi="楷体" w:hint="eastAsia"/>
        </w:rPr>
        <w:t>最终决定</w:t>
      </w:r>
      <w:r>
        <w:rPr>
          <w:rFonts w:ascii="楷体" w:eastAsia="楷体" w:hAnsi="楷体"/>
        </w:rPr>
        <w:t>着产品的</w:t>
      </w:r>
      <w:r>
        <w:rPr>
          <w:rFonts w:ascii="楷体" w:eastAsia="楷体" w:hAnsi="楷体" w:hint="eastAsia"/>
        </w:rPr>
        <w:t>口碑</w:t>
      </w:r>
      <w:r>
        <w:rPr>
          <w:rFonts w:ascii="楷体" w:eastAsia="楷体" w:hAnsi="楷体"/>
        </w:rPr>
        <w:t>好坏</w:t>
      </w:r>
      <w:r>
        <w:rPr>
          <w:rFonts w:ascii="楷体" w:eastAsia="楷体" w:hAnsi="楷体" w:hint="eastAsia"/>
        </w:rPr>
        <w:t>，因此提高售后团队</w:t>
      </w:r>
      <w:r>
        <w:rPr>
          <w:rFonts w:ascii="楷体" w:eastAsia="楷体" w:hAnsi="楷体"/>
        </w:rPr>
        <w:t>在拨打和接听电话</w:t>
      </w:r>
      <w:r>
        <w:rPr>
          <w:rFonts w:ascii="楷体" w:eastAsia="楷体" w:hAnsi="楷体" w:hint="eastAsia"/>
        </w:rPr>
        <w:t>的</w:t>
      </w:r>
      <w:r>
        <w:rPr>
          <w:rFonts w:ascii="楷体" w:eastAsia="楷体" w:hAnsi="楷体"/>
        </w:rPr>
        <w:t>效率</w:t>
      </w:r>
      <w:r>
        <w:rPr>
          <w:rFonts w:ascii="楷体" w:eastAsia="楷体" w:hAnsi="楷体" w:hint="eastAsia"/>
        </w:rPr>
        <w:t>是</w:t>
      </w:r>
      <w:r>
        <w:rPr>
          <w:rFonts w:ascii="楷体" w:eastAsia="楷体" w:hAnsi="楷体"/>
        </w:rPr>
        <w:t>至关重要的，</w:t>
      </w:r>
      <w:r>
        <w:rPr>
          <w:rFonts w:ascii="楷体" w:eastAsia="楷体" w:hAnsi="楷体" w:hint="eastAsia"/>
        </w:rPr>
        <w:t>企业还可直接通过</w:t>
      </w:r>
      <w:r>
        <w:rPr>
          <w:rFonts w:ascii="楷体" w:eastAsia="楷体" w:hAnsi="楷体"/>
        </w:rPr>
        <w:t>数据直观的看到产品的售后动态等。</w:t>
      </w:r>
      <w:r>
        <w:rPr>
          <w:rFonts w:ascii="楷体" w:eastAsia="楷体" w:hAnsi="楷体" w:hint="eastAsia"/>
        </w:rPr>
        <w:t>同样</w:t>
      </w:r>
      <w:r>
        <w:rPr>
          <w:rFonts w:ascii="楷体" w:eastAsia="楷体" w:hAnsi="楷体"/>
        </w:rPr>
        <w:t>在房地产等拥有独立</w:t>
      </w:r>
      <w:r>
        <w:rPr>
          <w:rFonts w:ascii="楷体" w:eastAsia="楷体" w:hAnsi="楷体" w:hint="eastAsia"/>
        </w:rPr>
        <w:t>销售</w:t>
      </w:r>
      <w:r>
        <w:rPr>
          <w:rFonts w:ascii="楷体" w:eastAsia="楷体" w:hAnsi="楷体"/>
        </w:rPr>
        <w:t>团队的企业，也</w:t>
      </w:r>
      <w:r>
        <w:rPr>
          <w:rFonts w:ascii="楷体" w:eastAsia="楷体" w:hAnsi="楷体" w:hint="eastAsia"/>
        </w:rPr>
        <w:t>急需</w:t>
      </w:r>
      <w:r>
        <w:rPr>
          <w:rFonts w:ascii="楷体" w:eastAsia="楷体" w:hAnsi="楷体"/>
        </w:rPr>
        <w:t>统一管理</w:t>
      </w:r>
      <w:r>
        <w:rPr>
          <w:rFonts w:ascii="楷体" w:eastAsia="楷体" w:hAnsi="楷体" w:hint="eastAsia"/>
        </w:rPr>
        <w:t>销售</w:t>
      </w:r>
      <w:r>
        <w:rPr>
          <w:rFonts w:ascii="楷体" w:eastAsia="楷体" w:hAnsi="楷体"/>
        </w:rPr>
        <w:t>电话体系的解决方案，</w:t>
      </w:r>
      <w:r>
        <w:rPr>
          <w:rFonts w:ascii="楷体" w:eastAsia="楷体" w:hAnsi="楷体" w:hint="eastAsia"/>
        </w:rPr>
        <w:t>从而</w:t>
      </w:r>
      <w:r>
        <w:rPr>
          <w:rFonts w:ascii="楷体" w:eastAsia="楷体" w:hAnsi="楷体"/>
        </w:rPr>
        <w:t>有效提高销售效率</w:t>
      </w:r>
      <w:r>
        <w:rPr>
          <w:rFonts w:ascii="楷体" w:eastAsia="楷体" w:hAnsi="楷体" w:hint="eastAsia"/>
        </w:rPr>
        <w:t>以及降低</w:t>
      </w:r>
      <w:r>
        <w:rPr>
          <w:rFonts w:ascii="楷体" w:eastAsia="楷体" w:hAnsi="楷体"/>
        </w:rPr>
        <w:t>销售成本。</w:t>
      </w:r>
      <w:r>
        <w:rPr>
          <w:rFonts w:ascii="楷体" w:eastAsia="楷体" w:hAnsi="楷体" w:hint="eastAsia"/>
        </w:rPr>
        <w:t>云总机</w:t>
      </w:r>
      <w:r>
        <w:rPr>
          <w:rFonts w:ascii="楷体" w:eastAsia="楷体" w:hAnsi="楷体"/>
        </w:rPr>
        <w:t>的出现使得企业</w:t>
      </w:r>
      <w:r w:rsidR="001F089F">
        <w:rPr>
          <w:rFonts w:ascii="楷体" w:eastAsia="楷体" w:hAnsi="楷体" w:hint="eastAsia"/>
        </w:rPr>
        <w:t>无需</w:t>
      </w:r>
      <w:r w:rsidR="001F089F">
        <w:rPr>
          <w:rFonts w:ascii="楷体" w:eastAsia="楷体" w:hAnsi="楷体"/>
        </w:rPr>
        <w:t>花费</w:t>
      </w:r>
      <w:r w:rsidR="001F089F">
        <w:rPr>
          <w:rFonts w:ascii="楷体" w:eastAsia="楷体" w:hAnsi="楷体" w:hint="eastAsia"/>
        </w:rPr>
        <w:t>额外</w:t>
      </w:r>
      <w:r w:rsidR="001F089F">
        <w:rPr>
          <w:rFonts w:ascii="楷体" w:eastAsia="楷体" w:hAnsi="楷体"/>
        </w:rPr>
        <w:t>费用</w:t>
      </w:r>
      <w:r w:rsidR="001F089F">
        <w:rPr>
          <w:rFonts w:ascii="楷体" w:eastAsia="楷体" w:hAnsi="楷体" w:hint="eastAsia"/>
        </w:rPr>
        <w:t>购买</w:t>
      </w:r>
      <w:r w:rsidR="001F089F">
        <w:rPr>
          <w:rFonts w:ascii="楷体" w:eastAsia="楷体" w:hAnsi="楷体"/>
        </w:rPr>
        <w:t>设备等，只需要接通网络便可实现</w:t>
      </w:r>
      <w:r w:rsidR="001F089F">
        <w:rPr>
          <w:rFonts w:ascii="楷体" w:eastAsia="楷体" w:hAnsi="楷体" w:hint="eastAsia"/>
        </w:rPr>
        <w:t>内外</w:t>
      </w:r>
      <w:r w:rsidR="001F089F">
        <w:rPr>
          <w:rFonts w:ascii="楷体" w:eastAsia="楷体" w:hAnsi="楷体"/>
        </w:rPr>
        <w:t>通讯功能。</w:t>
      </w:r>
    </w:p>
    <w:p w:rsidR="00022783" w:rsidRDefault="00902E9E">
      <w:pPr>
        <w:pStyle w:val="af1"/>
        <w:ind w:left="0" w:firstLineChars="200" w:firstLine="360"/>
        <w:rPr>
          <w:rFonts w:ascii="楷体" w:eastAsia="楷体" w:hAnsi="楷体"/>
        </w:rPr>
      </w:pPr>
      <w:r>
        <w:rPr>
          <w:rFonts w:ascii="楷体" w:eastAsia="楷体" w:hAnsi="楷体" w:hint="eastAsia"/>
        </w:rPr>
        <w:t>云总机运营</w:t>
      </w:r>
      <w:r>
        <w:rPr>
          <w:rFonts w:ascii="楷体" w:eastAsia="楷体" w:hAnsi="楷体"/>
        </w:rPr>
        <w:t>管理系统，</w:t>
      </w:r>
      <w:r>
        <w:rPr>
          <w:rFonts w:ascii="楷体" w:eastAsia="楷体" w:hAnsi="楷体" w:hint="eastAsia"/>
        </w:rPr>
        <w:t>是</w:t>
      </w:r>
      <w:r>
        <w:rPr>
          <w:rFonts w:ascii="楷体" w:eastAsia="楷体" w:hAnsi="楷体"/>
        </w:rPr>
        <w:t>专门针对</w:t>
      </w:r>
      <w:r>
        <w:rPr>
          <w:rFonts w:ascii="楷体" w:eastAsia="楷体" w:hAnsi="楷体" w:hint="eastAsia"/>
        </w:rPr>
        <w:t>企业</w:t>
      </w:r>
      <w:r>
        <w:rPr>
          <w:rFonts w:ascii="楷体" w:eastAsia="楷体" w:hAnsi="楷体"/>
        </w:rPr>
        <w:t>云总机</w:t>
      </w:r>
      <w:r>
        <w:rPr>
          <w:rFonts w:ascii="楷体" w:eastAsia="楷体" w:hAnsi="楷体" w:hint="eastAsia"/>
        </w:rPr>
        <w:t>制定</w:t>
      </w:r>
      <w:r>
        <w:rPr>
          <w:rFonts w:ascii="楷体" w:eastAsia="楷体" w:hAnsi="楷体"/>
        </w:rPr>
        <w:t>的后</w:t>
      </w:r>
      <w:r>
        <w:rPr>
          <w:rFonts w:ascii="楷体" w:eastAsia="楷体" w:hAnsi="楷体" w:hint="eastAsia"/>
        </w:rPr>
        <w:t>台</w:t>
      </w:r>
      <w:r>
        <w:rPr>
          <w:rFonts w:ascii="楷体" w:eastAsia="楷体" w:hAnsi="楷体"/>
        </w:rPr>
        <w:t>管理系统，</w:t>
      </w:r>
      <w:r>
        <w:rPr>
          <w:rFonts w:ascii="楷体" w:eastAsia="楷体" w:hAnsi="楷体" w:hint="eastAsia"/>
        </w:rPr>
        <w:t>以多租户</w:t>
      </w:r>
      <w:r>
        <w:rPr>
          <w:rFonts w:ascii="楷体" w:eastAsia="楷体" w:hAnsi="楷体"/>
        </w:rPr>
        <w:t>的形式</w:t>
      </w:r>
      <w:r>
        <w:rPr>
          <w:rFonts w:ascii="楷体" w:eastAsia="楷体" w:hAnsi="楷体" w:hint="eastAsia"/>
        </w:rPr>
        <w:t>提供服务</w:t>
      </w:r>
      <w:r>
        <w:rPr>
          <w:rFonts w:ascii="楷体" w:eastAsia="楷体" w:hAnsi="楷体"/>
        </w:rPr>
        <w:t>，</w:t>
      </w:r>
      <w:r>
        <w:rPr>
          <w:rFonts w:ascii="楷体" w:eastAsia="楷体" w:hAnsi="楷体" w:hint="eastAsia"/>
        </w:rPr>
        <w:t>每个</w:t>
      </w:r>
      <w:r>
        <w:rPr>
          <w:rFonts w:ascii="楷体" w:eastAsia="楷体" w:hAnsi="楷体"/>
        </w:rPr>
        <w:t>租户为一个</w:t>
      </w:r>
      <w:r>
        <w:rPr>
          <w:rFonts w:ascii="楷体" w:eastAsia="楷体" w:hAnsi="楷体" w:hint="eastAsia"/>
        </w:rPr>
        <w:t>企业</w:t>
      </w:r>
      <w:r>
        <w:rPr>
          <w:rFonts w:ascii="楷体" w:eastAsia="楷体" w:hAnsi="楷体"/>
        </w:rPr>
        <w:t>，包含租户管理员以及普通分机用户</w:t>
      </w:r>
      <w:r>
        <w:rPr>
          <w:rFonts w:ascii="楷体" w:eastAsia="楷体" w:hAnsi="楷体" w:hint="eastAsia"/>
        </w:rPr>
        <w:t>角色</w:t>
      </w:r>
      <w:r>
        <w:rPr>
          <w:rFonts w:ascii="楷体" w:eastAsia="楷体" w:hAnsi="楷体"/>
        </w:rPr>
        <w:t>，</w:t>
      </w:r>
      <w:r>
        <w:rPr>
          <w:rFonts w:ascii="楷体" w:eastAsia="楷体" w:hAnsi="楷体" w:hint="eastAsia"/>
        </w:rPr>
        <w:t>超级管理员</w:t>
      </w:r>
      <w:r>
        <w:rPr>
          <w:rFonts w:ascii="楷体" w:eastAsia="楷体" w:hAnsi="楷体"/>
        </w:rPr>
        <w:t>可管理</w:t>
      </w:r>
      <w:r>
        <w:rPr>
          <w:rFonts w:ascii="楷体" w:eastAsia="楷体" w:hAnsi="楷体" w:hint="eastAsia"/>
        </w:rPr>
        <w:t>以及</w:t>
      </w:r>
      <w:r>
        <w:rPr>
          <w:rFonts w:ascii="楷体" w:eastAsia="楷体" w:hAnsi="楷体"/>
        </w:rPr>
        <w:t>添加分机</w:t>
      </w:r>
      <w:r>
        <w:rPr>
          <w:rFonts w:ascii="楷体" w:eastAsia="楷体" w:hAnsi="楷体" w:hint="eastAsia"/>
        </w:rPr>
        <w:t>、</w:t>
      </w:r>
      <w:r>
        <w:rPr>
          <w:rFonts w:ascii="楷体" w:eastAsia="楷体" w:hAnsi="楷体"/>
        </w:rPr>
        <w:t>租户等</w:t>
      </w:r>
      <w:r>
        <w:rPr>
          <w:rFonts w:ascii="楷体" w:eastAsia="楷体" w:hAnsi="楷体" w:hint="eastAsia"/>
        </w:rPr>
        <w:t>。</w:t>
      </w:r>
      <w:r w:rsidR="00933D0F">
        <w:rPr>
          <w:rFonts w:ascii="楷体" w:eastAsia="楷体" w:hAnsi="楷体" w:hint="eastAsia"/>
        </w:rPr>
        <w:t>租户管理员可以</w:t>
      </w:r>
      <w:r w:rsidR="00933D0F">
        <w:rPr>
          <w:rFonts w:ascii="楷体" w:eastAsia="楷体" w:hAnsi="楷体"/>
        </w:rPr>
        <w:t>对其所在企业云总机下</w:t>
      </w:r>
      <w:r w:rsidR="00933D0F">
        <w:rPr>
          <w:rFonts w:ascii="楷体" w:eastAsia="楷体" w:hAnsi="楷体" w:hint="eastAsia"/>
        </w:rPr>
        <w:t>的</w:t>
      </w:r>
      <w:r w:rsidR="00933D0F">
        <w:rPr>
          <w:rFonts w:ascii="楷体" w:eastAsia="楷体" w:hAnsi="楷体"/>
        </w:rPr>
        <w:t>分机进行</w:t>
      </w:r>
      <w:r w:rsidR="00933D0F">
        <w:rPr>
          <w:rFonts w:ascii="楷体" w:eastAsia="楷体" w:hAnsi="楷体" w:hint="eastAsia"/>
        </w:rPr>
        <w:t>设置</w:t>
      </w:r>
      <w:r w:rsidR="00933D0F">
        <w:rPr>
          <w:rFonts w:ascii="楷体" w:eastAsia="楷体" w:hAnsi="楷体"/>
        </w:rPr>
        <w:t>，还可以查询到分机产生的通话记录信息等</w:t>
      </w:r>
      <w:r w:rsidR="00933D0F">
        <w:rPr>
          <w:rFonts w:ascii="楷体" w:eastAsia="楷体" w:hAnsi="楷体" w:hint="eastAsia"/>
        </w:rPr>
        <w:t>。</w:t>
      </w:r>
      <w:r>
        <w:rPr>
          <w:rFonts w:ascii="楷体" w:eastAsia="楷体" w:hAnsi="楷体"/>
        </w:rPr>
        <w:t>运营管理员</w:t>
      </w:r>
      <w:r>
        <w:rPr>
          <w:rFonts w:ascii="楷体" w:eastAsia="楷体" w:hAnsi="楷体" w:hint="eastAsia"/>
        </w:rPr>
        <w:t>拥有导出</w:t>
      </w:r>
      <w:r>
        <w:rPr>
          <w:rFonts w:ascii="楷体" w:eastAsia="楷体" w:hAnsi="楷体"/>
        </w:rPr>
        <w:t>运营报表，管理</w:t>
      </w:r>
      <w:r w:rsidR="00933D0F">
        <w:rPr>
          <w:rFonts w:ascii="楷体" w:eastAsia="楷体" w:hAnsi="楷体" w:hint="eastAsia"/>
        </w:rPr>
        <w:t>租赁本系统</w:t>
      </w:r>
      <w:r w:rsidR="00933D0F">
        <w:rPr>
          <w:rFonts w:ascii="楷体" w:eastAsia="楷体" w:hAnsi="楷体"/>
        </w:rPr>
        <w:t>的</w:t>
      </w:r>
      <w:r w:rsidR="00933D0F">
        <w:rPr>
          <w:rFonts w:ascii="楷体" w:eastAsia="楷体" w:hAnsi="楷体" w:hint="eastAsia"/>
        </w:rPr>
        <w:t>企业</w:t>
      </w:r>
      <w:r>
        <w:rPr>
          <w:rFonts w:ascii="楷体" w:eastAsia="楷体" w:hAnsi="楷体"/>
        </w:rPr>
        <w:t>等功能。</w:t>
      </w:r>
      <w:r>
        <w:rPr>
          <w:rFonts w:ascii="楷体" w:eastAsia="楷体" w:hAnsi="楷体" w:hint="eastAsia"/>
        </w:rPr>
        <w:t>为了</w:t>
      </w:r>
      <w:r>
        <w:rPr>
          <w:rFonts w:ascii="楷体" w:eastAsia="楷体" w:hAnsi="楷体"/>
        </w:rPr>
        <w:t>使云总机运营管理系统具有</w:t>
      </w:r>
      <w:r>
        <w:rPr>
          <w:rFonts w:ascii="楷体" w:eastAsia="楷体" w:hAnsi="楷体" w:hint="eastAsia"/>
        </w:rPr>
        <w:t>可扩展性并且</w:t>
      </w:r>
      <w:r>
        <w:rPr>
          <w:rFonts w:ascii="楷体" w:eastAsia="楷体" w:hAnsi="楷体"/>
        </w:rPr>
        <w:t>简化开发流程，采用前后端分离的模式开发，</w:t>
      </w:r>
      <w:r>
        <w:rPr>
          <w:rFonts w:ascii="楷体" w:eastAsia="楷体" w:hAnsi="楷体" w:hint="eastAsia"/>
        </w:rPr>
        <w:t>前端</w:t>
      </w:r>
      <w:r>
        <w:rPr>
          <w:rFonts w:ascii="楷体" w:eastAsia="楷体" w:hAnsi="楷体"/>
        </w:rPr>
        <w:t>采用Vue框架和Element UI组件库开发，后端采用Spring</w:t>
      </w:r>
      <w:r w:rsidR="00933D0F">
        <w:rPr>
          <w:rFonts w:ascii="楷体" w:eastAsia="楷体" w:hAnsi="楷体" w:hint="eastAsia"/>
        </w:rPr>
        <w:t>，</w:t>
      </w:r>
      <w:r>
        <w:rPr>
          <w:rFonts w:ascii="楷体" w:eastAsia="楷体" w:hAnsi="楷体"/>
        </w:rPr>
        <w:t>MyBatis</w:t>
      </w:r>
      <w:r>
        <w:rPr>
          <w:rFonts w:ascii="楷体" w:eastAsia="楷体" w:hAnsi="楷体" w:hint="eastAsia"/>
        </w:rPr>
        <w:t>等框架</w:t>
      </w:r>
      <w:r>
        <w:rPr>
          <w:rFonts w:ascii="楷体" w:eastAsia="楷体" w:hAnsi="楷体"/>
        </w:rPr>
        <w:t>开发</w:t>
      </w:r>
      <w:r>
        <w:rPr>
          <w:rFonts w:ascii="楷体" w:eastAsia="楷体" w:hAnsi="楷体" w:hint="eastAsia"/>
        </w:rPr>
        <w:t>，数据库使用MySQL，前后端</w:t>
      </w:r>
      <w:r>
        <w:rPr>
          <w:rFonts w:ascii="楷体" w:eastAsia="楷体" w:hAnsi="楷体"/>
        </w:rPr>
        <w:t>之间采用</w:t>
      </w:r>
      <w:r>
        <w:rPr>
          <w:rFonts w:ascii="楷体" w:eastAsia="楷体" w:hAnsi="楷体" w:hint="eastAsia"/>
        </w:rPr>
        <w:t>http请求</w:t>
      </w:r>
      <w:r>
        <w:rPr>
          <w:rFonts w:ascii="楷体" w:eastAsia="楷体" w:hAnsi="楷体"/>
        </w:rPr>
        <w:t>以及Json数据格式传输数据</w:t>
      </w:r>
      <w:r>
        <w:rPr>
          <w:rFonts w:ascii="楷体" w:eastAsia="楷体" w:hAnsi="楷体" w:hint="eastAsia"/>
        </w:rPr>
        <w:t>。</w:t>
      </w:r>
    </w:p>
    <w:p w:rsidR="00022783" w:rsidRDefault="00902E9E">
      <w:pPr>
        <w:pStyle w:val="af0"/>
        <w:ind w:firstLineChars="0" w:firstLine="0"/>
      </w:pPr>
      <w:r>
        <w:rPr>
          <w:rFonts w:ascii="黑体" w:eastAsia="黑体" w:hint="eastAsia"/>
          <w:b/>
        </w:rPr>
        <w:t>关键词</w:t>
      </w:r>
      <w:r>
        <w:rPr>
          <w:rFonts w:hint="eastAsia"/>
          <w:b/>
        </w:rPr>
        <w:t xml:space="preserve">　</w:t>
      </w:r>
      <w:r>
        <w:rPr>
          <w:rFonts w:ascii="楷体" w:eastAsia="楷体" w:hAnsi="楷体" w:hint="eastAsia"/>
        </w:rPr>
        <w:t>云总机，Vue，Spring，</w:t>
      </w:r>
      <w:r>
        <w:rPr>
          <w:rFonts w:ascii="楷体" w:eastAsia="楷体" w:hAnsi="楷体"/>
        </w:rPr>
        <w:t>MyBatis</w:t>
      </w:r>
    </w:p>
    <w:p w:rsidR="00022783" w:rsidRDefault="00902E9E">
      <w:pPr>
        <w:pStyle w:val="af2"/>
        <w:ind w:firstLineChars="0" w:firstLine="0"/>
      </w:pPr>
      <w:r>
        <w:rPr>
          <w:rFonts w:hint="eastAsia"/>
          <w:b/>
        </w:rPr>
        <w:t xml:space="preserve">中图法分类号　</w:t>
      </w:r>
      <w:r>
        <w:t>TP311</w:t>
      </w:r>
      <w:r>
        <w:rPr>
          <w:rFonts w:hint="eastAsia"/>
        </w:rPr>
        <w:t xml:space="preserve">　　　</w:t>
      </w:r>
      <w:r>
        <w:rPr>
          <w:rFonts w:hint="eastAsia"/>
        </w:rPr>
        <w:t xml:space="preserve">  </w:t>
      </w:r>
      <w:r>
        <w:rPr>
          <w:rFonts w:hint="eastAsia"/>
          <w:b/>
        </w:rPr>
        <w:t xml:space="preserve">文献标识码　</w:t>
      </w:r>
      <w:r>
        <w:t>A</w:t>
      </w:r>
      <w:r>
        <w:rPr>
          <w:rFonts w:hint="eastAsia"/>
        </w:rPr>
        <w:t xml:space="preserve"> </w:t>
      </w:r>
    </w:p>
    <w:p w:rsidR="00022783" w:rsidRDefault="00902E9E">
      <w:pPr>
        <w:pStyle w:val="10"/>
        <w:ind w:firstLine="643"/>
        <w:jc w:val="center"/>
        <w:rPr>
          <w:rFonts w:ascii="黑体" w:hAnsi="黑体"/>
          <w:sz w:val="32"/>
          <w:szCs w:val="32"/>
        </w:rPr>
      </w:pPr>
      <w:r>
        <w:rPr>
          <w:rFonts w:ascii="黑体" w:hAnsi="黑体"/>
          <w:sz w:val="32"/>
          <w:szCs w:val="32"/>
        </w:rPr>
        <w:t xml:space="preserve">The </w:t>
      </w:r>
      <w:r>
        <w:rPr>
          <w:rFonts w:ascii="黑体" w:hAnsi="黑体" w:hint="eastAsia"/>
          <w:sz w:val="32"/>
          <w:szCs w:val="32"/>
        </w:rPr>
        <w:t>c</w:t>
      </w:r>
      <w:r>
        <w:rPr>
          <w:rFonts w:ascii="黑体" w:hAnsi="黑体"/>
          <w:sz w:val="32"/>
          <w:szCs w:val="32"/>
        </w:rPr>
        <w:t>loud switchboard operation management system</w:t>
      </w:r>
    </w:p>
    <w:p w:rsidR="00022783" w:rsidRDefault="00902E9E">
      <w:pPr>
        <w:pStyle w:val="address"/>
        <w:ind w:firstLine="360"/>
        <w:rPr>
          <w:rFonts w:ascii="黑体" w:eastAsia="黑体" w:hAnsi="黑体" w:cs="黑体"/>
          <w:szCs w:val="18"/>
        </w:rPr>
      </w:pPr>
      <w:r>
        <w:rPr>
          <w:rFonts w:ascii="黑体" w:eastAsia="黑体" w:hAnsi="黑体" w:cs="黑体"/>
          <w:szCs w:val="18"/>
        </w:rPr>
        <w:t>ZHANG Zhe-xian</w:t>
      </w:r>
    </w:p>
    <w:p w:rsidR="00022783" w:rsidRDefault="00902E9E">
      <w:pPr>
        <w:pStyle w:val="address"/>
        <w:ind w:firstLine="300"/>
        <w:rPr>
          <w:rFonts w:ascii="楷体" w:eastAsia="楷体" w:hAnsi="楷体" w:cs="楷体"/>
          <w:sz w:val="21"/>
          <w:szCs w:val="21"/>
        </w:rPr>
      </w:pPr>
      <w:r>
        <w:rPr>
          <w:rFonts w:ascii="黑体" w:eastAsia="黑体" w:hAnsi="黑体" w:cs="黑体" w:hint="eastAsia"/>
          <w:sz w:val="15"/>
          <w:szCs w:val="15"/>
        </w:rPr>
        <w:t>(Department of Computer and Engineering, 20140824</w:t>
      </w:r>
      <w:r>
        <w:rPr>
          <w:rFonts w:ascii="黑体" w:eastAsia="黑体" w:hAnsi="黑体" w:cs="黑体"/>
          <w:sz w:val="15"/>
          <w:szCs w:val="15"/>
        </w:rPr>
        <w:t>11</w:t>
      </w:r>
      <w:r>
        <w:rPr>
          <w:rFonts w:ascii="楷体" w:eastAsia="楷体" w:hAnsi="楷体" w:cs="楷体" w:hint="eastAsia"/>
          <w:sz w:val="21"/>
          <w:szCs w:val="21"/>
        </w:rPr>
        <w:t>)</w:t>
      </w:r>
    </w:p>
    <w:p w:rsidR="00022783" w:rsidRDefault="00022783">
      <w:pPr>
        <w:ind w:firstLine="361"/>
        <w:rPr>
          <w:rFonts w:ascii="黑体" w:eastAsia="黑体"/>
          <w:b/>
          <w:szCs w:val="18"/>
        </w:rPr>
      </w:pPr>
    </w:p>
    <w:p w:rsidR="00933D0F" w:rsidRPr="00933D0F" w:rsidRDefault="00902E9E" w:rsidP="00933D0F">
      <w:pPr>
        <w:ind w:firstLine="361"/>
        <w:rPr>
          <w:rFonts w:eastAsia="黑体"/>
          <w:szCs w:val="18"/>
        </w:rPr>
      </w:pPr>
      <w:r>
        <w:rPr>
          <w:rFonts w:ascii="黑体" w:eastAsia="黑体" w:hint="eastAsia"/>
          <w:b/>
          <w:szCs w:val="18"/>
        </w:rPr>
        <w:t>Abstract</w:t>
      </w:r>
      <w:r>
        <w:rPr>
          <w:rFonts w:ascii="黑体" w:eastAsia="黑体"/>
          <w:b/>
          <w:szCs w:val="18"/>
        </w:rPr>
        <w:t xml:space="preserve">  </w:t>
      </w:r>
      <w:r w:rsidR="00933D0F" w:rsidRPr="00933D0F">
        <w:rPr>
          <w:rFonts w:eastAsia="黑体"/>
          <w:szCs w:val="18"/>
        </w:rPr>
        <w:t>China's Internet profession</w:t>
      </w:r>
      <w:r w:rsidR="00933D0F">
        <w:rPr>
          <w:rFonts w:eastAsia="黑体"/>
          <w:szCs w:val="18"/>
        </w:rPr>
        <w:t xml:space="preserve"> </w:t>
      </w:r>
      <w:r w:rsidR="00933D0F" w:rsidRPr="00933D0F">
        <w:rPr>
          <w:rFonts w:eastAsia="黑体"/>
          <w:szCs w:val="18"/>
        </w:rPr>
        <w:t xml:space="preserve">has developed </w:t>
      </w:r>
      <w:r w:rsidR="00ED62E9">
        <w:rPr>
          <w:rFonts w:eastAsia="黑体" w:hint="eastAsia"/>
          <w:szCs w:val="18"/>
        </w:rPr>
        <w:t>so</w:t>
      </w:r>
      <w:r w:rsidR="00ED62E9">
        <w:rPr>
          <w:rFonts w:eastAsia="黑体"/>
          <w:szCs w:val="18"/>
        </w:rPr>
        <w:t xml:space="preserve"> fast that m</w:t>
      </w:r>
      <w:r w:rsidR="00933D0F" w:rsidRPr="00933D0F">
        <w:rPr>
          <w:rFonts w:eastAsia="黑体"/>
          <w:szCs w:val="18"/>
        </w:rPr>
        <w:t xml:space="preserve">ost traditional industries have transformed themselves into Internet companies under the impact of emerging Internet companies. As a result, after-sales service has been a problem for so many enterprises and various products. The company's after-sales service team has finally decided that The reputation of a product is good or bad, so it is crucial to increase the efficiency of the after-sales team in making and receiving calls. Enterprises can also directly see the after-sales dynamics of the product through data. Similarly, companies with independent sales teams such as real estate are also in urgent need of a unified management solution for the sales telephone system, thereby effectively increasing sales efficiency and reducing sales costs. </w:t>
      </w:r>
      <w:r w:rsidR="001F089F" w:rsidRPr="001F089F">
        <w:rPr>
          <w:rFonts w:eastAsia="黑体"/>
          <w:szCs w:val="18"/>
        </w:rPr>
        <w:t>The emergence of cloud switchboards allows companies to purchase devices without spending extra money. They only need to be connected to the network to realize internal and external communication functions.</w:t>
      </w:r>
    </w:p>
    <w:p w:rsidR="00933D0F" w:rsidRDefault="00933D0F" w:rsidP="00933D0F">
      <w:pPr>
        <w:ind w:firstLine="360"/>
        <w:rPr>
          <w:rFonts w:eastAsia="黑体"/>
          <w:szCs w:val="18"/>
        </w:rPr>
      </w:pPr>
      <w:r w:rsidRPr="00933D0F">
        <w:rPr>
          <w:rFonts w:eastAsia="黑体"/>
          <w:szCs w:val="18"/>
        </w:rPr>
        <w:t xml:space="preserve">The cloud switchboard operation management system is a back-end management system specifically designed for enterprise cloud switchboards. It provides services in the form of multi-tenancy. Each tenant is a single enterprise, including tenant administrators and ordinary extension user roles. Super administrators can manage and add services. Extensions, tenants, etc. The tenant administrator can set the extension under the cloud switch of the enterprise where it is located, and can also query the call record information generated by the extension. The operations manager has the functions of exporting operational reports and managing the enterprise that rents the system. In order to make the cloud operation management system scalable and simplify the development process, </w:t>
      </w:r>
      <w:r w:rsidR="00ED62E9">
        <w:rPr>
          <w:rFonts w:eastAsia="黑体"/>
          <w:szCs w:val="18"/>
        </w:rPr>
        <w:t xml:space="preserve">Use the </w:t>
      </w:r>
      <w:r w:rsidRPr="00933D0F">
        <w:rPr>
          <w:rFonts w:eastAsia="黑体"/>
          <w:szCs w:val="18"/>
        </w:rPr>
        <w:t>separation mode development</w:t>
      </w:r>
      <w:r w:rsidR="00ED62E9">
        <w:rPr>
          <w:rFonts w:eastAsia="黑体"/>
          <w:szCs w:val="18"/>
        </w:rPr>
        <w:t xml:space="preserve"> of </w:t>
      </w:r>
      <w:r w:rsidR="00ED62E9" w:rsidRPr="00933D0F">
        <w:rPr>
          <w:rFonts w:eastAsia="黑体"/>
          <w:szCs w:val="18"/>
        </w:rPr>
        <w:t>the front-end and back-end</w:t>
      </w:r>
      <w:r w:rsidRPr="00933D0F">
        <w:rPr>
          <w:rFonts w:eastAsia="黑体"/>
          <w:szCs w:val="18"/>
        </w:rPr>
        <w:t>. The front end adopts Vue framework and Element UI component library development. The back end adopts Spring, MyBatis framework development, and the database uses MySQL. Data is transmitted between the peers using http requests and Json data formats.</w:t>
      </w:r>
    </w:p>
    <w:p w:rsidR="00022783" w:rsidRDefault="00902E9E" w:rsidP="00933D0F">
      <w:pPr>
        <w:ind w:firstLineChars="0" w:firstLine="0"/>
        <w:rPr>
          <w:rFonts w:eastAsia="黑体"/>
          <w:szCs w:val="18"/>
        </w:rPr>
      </w:pPr>
      <w:r>
        <w:rPr>
          <w:rFonts w:ascii="黑体" w:eastAsia="黑体" w:hint="eastAsia"/>
          <w:b/>
          <w:szCs w:val="18"/>
        </w:rPr>
        <w:t xml:space="preserve">Keywords　</w:t>
      </w:r>
      <w:r w:rsidR="00321BBF">
        <w:rPr>
          <w:rFonts w:eastAsia="黑体"/>
          <w:szCs w:val="18"/>
        </w:rPr>
        <w:t>The c</w:t>
      </w:r>
      <w:r>
        <w:rPr>
          <w:rFonts w:eastAsia="黑体"/>
          <w:szCs w:val="18"/>
        </w:rPr>
        <w:t>loud switchboard</w:t>
      </w:r>
      <w:r>
        <w:rPr>
          <w:rFonts w:eastAsia="黑体" w:hint="eastAsia"/>
          <w:szCs w:val="18"/>
        </w:rPr>
        <w:t>，</w:t>
      </w:r>
      <w:r>
        <w:rPr>
          <w:rFonts w:eastAsia="黑体" w:hint="eastAsia"/>
          <w:szCs w:val="18"/>
        </w:rPr>
        <w:t>Vue</w:t>
      </w:r>
      <w:r>
        <w:rPr>
          <w:rFonts w:eastAsia="黑体" w:hint="eastAsia"/>
          <w:szCs w:val="18"/>
        </w:rPr>
        <w:t>，</w:t>
      </w:r>
      <w:r>
        <w:rPr>
          <w:rFonts w:eastAsia="黑体" w:hint="eastAsia"/>
          <w:szCs w:val="18"/>
        </w:rPr>
        <w:t>Spring</w:t>
      </w:r>
      <w:r>
        <w:rPr>
          <w:rFonts w:eastAsia="黑体" w:hint="eastAsia"/>
          <w:szCs w:val="18"/>
        </w:rPr>
        <w:t>，</w:t>
      </w:r>
      <w:r>
        <w:rPr>
          <w:rFonts w:eastAsia="黑体"/>
          <w:szCs w:val="18"/>
        </w:rPr>
        <w:t>MyBatis</w:t>
      </w:r>
    </w:p>
    <w:p w:rsidR="00022783" w:rsidRPr="00933D0F" w:rsidRDefault="00022783">
      <w:pPr>
        <w:ind w:firstLine="360"/>
        <w:rPr>
          <w:highlight w:val="yellow"/>
        </w:rPr>
        <w:sectPr w:rsidR="00022783" w:rsidRPr="00933D0F">
          <w:headerReference w:type="even" r:id="rId14"/>
          <w:headerReference w:type="default" r:id="rId15"/>
          <w:footerReference w:type="even" r:id="rId16"/>
          <w:footerReference w:type="default" r:id="rId17"/>
          <w:headerReference w:type="first" r:id="rId18"/>
          <w:footerReference w:type="first" r:id="rId19"/>
          <w:pgSz w:w="11907" w:h="16840"/>
          <w:pgMar w:top="1021" w:right="1134" w:bottom="680" w:left="1134" w:header="851" w:footer="851" w:gutter="0"/>
          <w:cols w:space="425"/>
          <w:docGrid w:linePitch="312"/>
        </w:sectPr>
      </w:pPr>
    </w:p>
    <w:p w:rsidR="00022783" w:rsidRDefault="00902E9E">
      <w:pPr>
        <w:pStyle w:val="1"/>
        <w:rPr>
          <w:sz w:val="21"/>
          <w:szCs w:val="21"/>
        </w:rPr>
      </w:pPr>
      <w:r>
        <w:rPr>
          <w:rFonts w:hint="eastAsia"/>
          <w:sz w:val="21"/>
          <w:szCs w:val="21"/>
        </w:rPr>
        <w:lastRenderedPageBreak/>
        <w:t>绪论</w:t>
      </w:r>
    </w:p>
    <w:p w:rsidR="00022783" w:rsidRDefault="00902E9E">
      <w:pPr>
        <w:pStyle w:val="2"/>
        <w:spacing w:before="60" w:after="60"/>
      </w:pPr>
      <w:r>
        <w:rPr>
          <w:rFonts w:hint="eastAsia"/>
        </w:rPr>
        <w:t>云总机研究现状</w:t>
      </w:r>
    </w:p>
    <w:p w:rsidR="00022783" w:rsidRDefault="00902E9E">
      <w:pPr>
        <w:ind w:firstLine="360"/>
      </w:pPr>
      <w:r>
        <w:rPr>
          <w:rFonts w:hint="eastAsia"/>
        </w:rPr>
        <w:t>目前，互联网的接入成本日益降低，移动互联网速度越来越快，政企客户在建设</w:t>
      </w:r>
      <w:r w:rsidR="00ED62E9">
        <w:rPr>
          <w:rFonts w:hint="eastAsia"/>
        </w:rPr>
        <w:t>内部通讯</w:t>
      </w:r>
      <w:r w:rsidR="00ED62E9">
        <w:t>系统时</w:t>
      </w:r>
      <w:r>
        <w:rPr>
          <w:rFonts w:hint="eastAsia"/>
        </w:rPr>
        <w:t>，</w:t>
      </w:r>
      <w:r w:rsidR="00ED62E9">
        <w:rPr>
          <w:rFonts w:hint="eastAsia"/>
        </w:rPr>
        <w:t>相较于</w:t>
      </w:r>
      <w:r w:rsidR="00ED62E9">
        <w:t>传统总机系统</w:t>
      </w:r>
      <w:r>
        <w:rPr>
          <w:rFonts w:hint="eastAsia"/>
        </w:rPr>
        <w:t>更</w:t>
      </w:r>
      <w:r w:rsidR="00ED62E9">
        <w:rPr>
          <w:rFonts w:hint="eastAsia"/>
        </w:rPr>
        <w:t>偏</w:t>
      </w:r>
      <w:r>
        <w:rPr>
          <w:rFonts w:hint="eastAsia"/>
        </w:rPr>
        <w:t>向于</w:t>
      </w:r>
      <w:r w:rsidR="00ED62E9">
        <w:rPr>
          <w:rFonts w:hint="eastAsia"/>
        </w:rPr>
        <w:t>采用数字</w:t>
      </w:r>
      <w:r w:rsidR="00ED62E9">
        <w:t>通讯方式</w:t>
      </w:r>
      <w:r>
        <w:rPr>
          <w:rFonts w:hint="eastAsia"/>
        </w:rPr>
        <w:t>。</w:t>
      </w:r>
      <w:r w:rsidR="001F089F" w:rsidRPr="001F089F">
        <w:rPr>
          <w:rFonts w:hint="eastAsia"/>
        </w:rPr>
        <w:t>运营商以租赁的方式为企业提供总机服务，包括完善的语音门户和数字通讯。通过外包各种资源以获取服务的方式越来越被广大政企所认识和接受。</w:t>
      </w:r>
    </w:p>
    <w:p w:rsidR="00022783" w:rsidRDefault="00E0554E">
      <w:pPr>
        <w:ind w:firstLine="360"/>
      </w:pPr>
      <w:r>
        <w:rPr>
          <w:rFonts w:hint="eastAsia"/>
        </w:rPr>
        <w:t>针对目前企业通讯设施的现状，云总机应运而生</w:t>
      </w:r>
      <w:r w:rsidR="00902E9E">
        <w:rPr>
          <w:rFonts w:hint="eastAsia"/>
        </w:rPr>
        <w:t>，</w:t>
      </w:r>
      <w:r>
        <w:rPr>
          <w:rFonts w:hint="eastAsia"/>
        </w:rPr>
        <w:t>它</w:t>
      </w:r>
      <w:r w:rsidR="00902E9E">
        <w:rPr>
          <w:rFonts w:hint="eastAsia"/>
        </w:rPr>
        <w:t>可</w:t>
      </w:r>
      <w:r>
        <w:rPr>
          <w:rFonts w:hint="eastAsia"/>
        </w:rPr>
        <w:t>以</w:t>
      </w:r>
      <w:r>
        <w:t>做到</w:t>
      </w:r>
      <w:r w:rsidR="00902E9E">
        <w:rPr>
          <w:rFonts w:hint="eastAsia"/>
        </w:rPr>
        <w:t>随时随地提供内部通信和外部通信服务，具有跨渠道通信能力，</w:t>
      </w:r>
      <w:r>
        <w:rPr>
          <w:rFonts w:hint="eastAsia"/>
        </w:rPr>
        <w:t>并且</w:t>
      </w:r>
      <w:r w:rsidR="00902E9E">
        <w:rPr>
          <w:rFonts w:hint="eastAsia"/>
        </w:rPr>
        <w:t>是以租赁的方式为</w:t>
      </w:r>
      <w:r>
        <w:rPr>
          <w:rFonts w:hint="eastAsia"/>
        </w:rPr>
        <w:t>企业</w:t>
      </w:r>
      <w:r w:rsidR="00902E9E">
        <w:rPr>
          <w:rFonts w:hint="eastAsia"/>
        </w:rPr>
        <w:t>提供</w:t>
      </w:r>
      <w:r>
        <w:rPr>
          <w:rFonts w:hint="eastAsia"/>
        </w:rPr>
        <w:t>一整套</w:t>
      </w:r>
      <w:r w:rsidR="00902E9E">
        <w:rPr>
          <w:rFonts w:hint="eastAsia"/>
        </w:rPr>
        <w:t>解决方案的。</w:t>
      </w:r>
    </w:p>
    <w:p w:rsidR="00321BBF" w:rsidRDefault="00321BBF" w:rsidP="00321BBF">
      <w:pPr>
        <w:ind w:firstLineChars="0" w:firstLine="0"/>
      </w:pPr>
    </w:p>
    <w:p w:rsidR="00022783" w:rsidRDefault="00902E9E">
      <w:pPr>
        <w:pStyle w:val="2"/>
        <w:spacing w:before="60" w:after="60"/>
      </w:pPr>
      <w:r>
        <w:rPr>
          <w:rFonts w:hint="eastAsia"/>
        </w:rPr>
        <w:t>云总机概念及发展</w:t>
      </w:r>
    </w:p>
    <w:p w:rsidR="00022783" w:rsidRDefault="00902E9E">
      <w:pPr>
        <w:pStyle w:val="a0"/>
        <w:ind w:firstLine="360"/>
      </w:pPr>
      <w:r>
        <w:rPr>
          <w:rFonts w:hint="eastAsia"/>
        </w:rPr>
        <w:t>云总机是基于云计算而搭建的总机系统，租户不用购买任何设备，只要有员工、场地等基本条件，就可以享有私有化的总机系统，由服务商提供资源和维护。该系统具有部署方便、花费少、安全可靠、容量可扩展等多种特色；无论是客户服务中心，产品售后中心，普通的办公总机，</w:t>
      </w:r>
      <w:r w:rsidR="00E0554E" w:rsidRPr="00E0554E">
        <w:rPr>
          <w:rFonts w:hint="eastAsia"/>
        </w:rPr>
        <w:t>客户如果想搭建一套完整的内外部均可呼入呼出的总机系统，只需租用云总机服务即可。</w:t>
      </w:r>
    </w:p>
    <w:p w:rsidR="00321BBF" w:rsidRDefault="00321BBF" w:rsidP="00321BBF">
      <w:pPr>
        <w:pStyle w:val="a0"/>
        <w:ind w:firstLineChars="0" w:firstLine="0"/>
      </w:pPr>
    </w:p>
    <w:p w:rsidR="00022783" w:rsidRDefault="00902E9E">
      <w:pPr>
        <w:pStyle w:val="2"/>
        <w:numPr>
          <w:ilvl w:val="1"/>
          <w:numId w:val="2"/>
        </w:numPr>
        <w:spacing w:before="60" w:after="60"/>
      </w:pPr>
      <w:r>
        <w:rPr>
          <w:rFonts w:hint="eastAsia"/>
        </w:rPr>
        <w:t>云总机运营管理系统</w:t>
      </w:r>
    </w:p>
    <w:p w:rsidR="00022783" w:rsidRDefault="00902E9E">
      <w:pPr>
        <w:ind w:firstLine="360"/>
        <w:rPr>
          <w:rFonts w:ascii="宋体" w:hAnsi="宋体"/>
          <w:szCs w:val="18"/>
        </w:rPr>
      </w:pPr>
      <w:r>
        <w:rPr>
          <w:rFonts w:ascii="宋体" w:hAnsi="宋体" w:hint="eastAsia"/>
          <w:szCs w:val="18"/>
        </w:rPr>
        <w:t>云总机运营</w:t>
      </w:r>
      <w:r>
        <w:rPr>
          <w:rFonts w:ascii="宋体" w:hAnsi="宋体"/>
          <w:szCs w:val="18"/>
        </w:rPr>
        <w:t>管理系统，是专门针对</w:t>
      </w:r>
      <w:r>
        <w:rPr>
          <w:rFonts w:ascii="宋体" w:hAnsi="宋体" w:hint="eastAsia"/>
          <w:szCs w:val="18"/>
        </w:rPr>
        <w:t>政企</w:t>
      </w:r>
      <w:r>
        <w:rPr>
          <w:rFonts w:ascii="宋体" w:hAnsi="宋体"/>
          <w:szCs w:val="18"/>
        </w:rPr>
        <w:t>云总</w:t>
      </w:r>
      <w:r>
        <w:rPr>
          <w:rFonts w:ascii="宋体" w:hAnsi="宋体" w:hint="eastAsia"/>
          <w:szCs w:val="18"/>
        </w:rPr>
        <w:t>机</w:t>
      </w:r>
      <w:r>
        <w:rPr>
          <w:rFonts w:ascii="宋体" w:hAnsi="宋体"/>
          <w:szCs w:val="18"/>
        </w:rPr>
        <w:t>呼叫系统开发的</w:t>
      </w:r>
      <w:r>
        <w:rPr>
          <w:rFonts w:ascii="宋体" w:hAnsi="宋体" w:hint="eastAsia"/>
          <w:szCs w:val="18"/>
        </w:rPr>
        <w:t>云平台</w:t>
      </w:r>
      <w:r>
        <w:rPr>
          <w:rFonts w:ascii="宋体" w:hAnsi="宋体"/>
          <w:szCs w:val="18"/>
        </w:rPr>
        <w:t>，便</w:t>
      </w:r>
      <w:r>
        <w:rPr>
          <w:rFonts w:ascii="宋体" w:hAnsi="宋体" w:hint="eastAsia"/>
          <w:szCs w:val="18"/>
        </w:rPr>
        <w:t>于</w:t>
      </w:r>
      <w:r>
        <w:rPr>
          <w:rFonts w:ascii="宋体" w:hAnsi="宋体"/>
          <w:szCs w:val="18"/>
        </w:rPr>
        <w:t>政企管理</w:t>
      </w:r>
      <w:r>
        <w:rPr>
          <w:rFonts w:ascii="宋体" w:hAnsi="宋体" w:hint="eastAsia"/>
          <w:szCs w:val="18"/>
        </w:rPr>
        <w:t>其下</w:t>
      </w:r>
      <w:r>
        <w:rPr>
          <w:rFonts w:ascii="宋体" w:hAnsi="宋体"/>
          <w:szCs w:val="18"/>
        </w:rPr>
        <w:t>的</w:t>
      </w:r>
      <w:r>
        <w:rPr>
          <w:rFonts w:ascii="宋体" w:hAnsi="宋体" w:hint="eastAsia"/>
          <w:szCs w:val="18"/>
        </w:rPr>
        <w:t>分机，</w:t>
      </w:r>
      <w:r>
        <w:rPr>
          <w:rFonts w:ascii="宋体" w:hAnsi="宋体"/>
          <w:szCs w:val="18"/>
        </w:rPr>
        <w:t>以及</w:t>
      </w:r>
      <w:r>
        <w:rPr>
          <w:rFonts w:ascii="宋体" w:hAnsi="宋体" w:hint="eastAsia"/>
          <w:szCs w:val="18"/>
        </w:rPr>
        <w:t>配置</w:t>
      </w:r>
      <w:r>
        <w:rPr>
          <w:rFonts w:ascii="宋体" w:hAnsi="宋体"/>
          <w:szCs w:val="18"/>
        </w:rPr>
        <w:t>IVR导航，网关，路由等，极大的简化了</w:t>
      </w:r>
      <w:r>
        <w:rPr>
          <w:rFonts w:ascii="宋体" w:hAnsi="宋体" w:hint="eastAsia"/>
          <w:szCs w:val="18"/>
        </w:rPr>
        <w:t>对云总机各项</w:t>
      </w:r>
      <w:r>
        <w:rPr>
          <w:rFonts w:ascii="宋体" w:hAnsi="宋体"/>
          <w:szCs w:val="18"/>
        </w:rPr>
        <w:t>参数的配置，</w:t>
      </w:r>
      <w:r>
        <w:rPr>
          <w:rFonts w:ascii="宋体" w:hAnsi="宋体" w:hint="eastAsia"/>
          <w:szCs w:val="18"/>
        </w:rPr>
        <w:t>甚至</w:t>
      </w:r>
      <w:r>
        <w:rPr>
          <w:rFonts w:ascii="宋体" w:hAnsi="宋体"/>
          <w:szCs w:val="18"/>
        </w:rPr>
        <w:t>对于无任何专业知识的人，只需经过短</w:t>
      </w:r>
      <w:r>
        <w:rPr>
          <w:rFonts w:ascii="宋体" w:hAnsi="宋体" w:hint="eastAsia"/>
          <w:szCs w:val="18"/>
        </w:rPr>
        <w:t>时间</w:t>
      </w:r>
      <w:r>
        <w:rPr>
          <w:rFonts w:ascii="宋体" w:hAnsi="宋体"/>
          <w:szCs w:val="18"/>
        </w:rPr>
        <w:t>培训即可上手操作，对于政企方面来说，这不仅降低了</w:t>
      </w:r>
      <w:r>
        <w:rPr>
          <w:rFonts w:ascii="宋体" w:hAnsi="宋体" w:hint="eastAsia"/>
          <w:szCs w:val="18"/>
        </w:rPr>
        <w:t>成本</w:t>
      </w:r>
      <w:r>
        <w:rPr>
          <w:rFonts w:ascii="宋体" w:hAnsi="宋体"/>
          <w:szCs w:val="18"/>
        </w:rPr>
        <w:t>，也</w:t>
      </w:r>
      <w:r>
        <w:rPr>
          <w:rFonts w:ascii="宋体" w:hAnsi="宋体" w:hint="eastAsia"/>
          <w:szCs w:val="18"/>
        </w:rPr>
        <w:t>减少了</w:t>
      </w:r>
      <w:r>
        <w:rPr>
          <w:rFonts w:ascii="宋体" w:hAnsi="宋体"/>
          <w:szCs w:val="18"/>
        </w:rPr>
        <w:t>培训成本。</w:t>
      </w:r>
      <w:r>
        <w:rPr>
          <w:rFonts w:ascii="宋体" w:hAnsi="宋体" w:hint="eastAsia"/>
          <w:szCs w:val="18"/>
        </w:rPr>
        <w:t>云总机</w:t>
      </w:r>
      <w:r>
        <w:rPr>
          <w:rFonts w:ascii="宋体" w:hAnsi="宋体"/>
          <w:szCs w:val="18"/>
        </w:rPr>
        <w:t>运营管理系统是</w:t>
      </w:r>
      <w:r>
        <w:rPr>
          <w:rFonts w:ascii="宋体" w:hAnsi="宋体" w:hint="eastAsia"/>
          <w:szCs w:val="18"/>
        </w:rPr>
        <w:t>通过</w:t>
      </w:r>
      <w:r>
        <w:rPr>
          <w:rFonts w:ascii="宋体" w:hAnsi="宋体"/>
          <w:szCs w:val="18"/>
        </w:rPr>
        <w:t>Spring Boot+MyBatis+Vue的前后端分离</w:t>
      </w:r>
      <w:r>
        <w:rPr>
          <w:rFonts w:ascii="宋体" w:hAnsi="宋体" w:hint="eastAsia"/>
          <w:szCs w:val="18"/>
        </w:rPr>
        <w:t>的</w:t>
      </w:r>
      <w:r>
        <w:rPr>
          <w:rFonts w:ascii="宋体" w:hAnsi="宋体"/>
          <w:szCs w:val="18"/>
        </w:rPr>
        <w:t>模式进行开发的。</w:t>
      </w:r>
      <w:r>
        <w:rPr>
          <w:rFonts w:ascii="宋体" w:hAnsi="宋体" w:hint="eastAsia"/>
          <w:szCs w:val="18"/>
        </w:rPr>
        <w:t>Spring</w:t>
      </w:r>
      <w:r>
        <w:rPr>
          <w:rFonts w:ascii="宋体" w:hAnsi="宋体"/>
          <w:szCs w:val="18"/>
        </w:rPr>
        <w:t xml:space="preserve"> Boot</w:t>
      </w:r>
      <w:r>
        <w:rPr>
          <w:rFonts w:ascii="宋体" w:hAnsi="宋体" w:hint="eastAsia"/>
          <w:szCs w:val="18"/>
        </w:rPr>
        <w:t>框架</w:t>
      </w:r>
      <w:r>
        <w:rPr>
          <w:rFonts w:ascii="宋体" w:hAnsi="宋体"/>
          <w:szCs w:val="18"/>
        </w:rPr>
        <w:t>大大的简化了Spring框架的</w:t>
      </w:r>
      <w:r>
        <w:rPr>
          <w:rFonts w:ascii="宋体" w:hAnsi="宋体" w:hint="eastAsia"/>
          <w:szCs w:val="18"/>
        </w:rPr>
        <w:t>搭建，更多</w:t>
      </w:r>
      <w:r>
        <w:rPr>
          <w:rFonts w:ascii="宋体" w:hAnsi="宋体"/>
          <w:szCs w:val="18"/>
        </w:rPr>
        <w:t>的</w:t>
      </w:r>
      <w:r>
        <w:rPr>
          <w:rFonts w:ascii="宋体" w:hAnsi="宋体" w:hint="eastAsia"/>
          <w:szCs w:val="18"/>
        </w:rPr>
        <w:t>采用</w:t>
      </w:r>
      <w:r>
        <w:rPr>
          <w:rFonts w:ascii="宋体" w:hAnsi="宋体"/>
          <w:szCs w:val="18"/>
        </w:rPr>
        <w:t>JavaConfig+@Autowire的配置形式，</w:t>
      </w:r>
      <w:r>
        <w:rPr>
          <w:rFonts w:ascii="宋体" w:hAnsi="宋体" w:hint="eastAsia"/>
          <w:szCs w:val="18"/>
        </w:rPr>
        <w:t>实现</w:t>
      </w:r>
      <w:r>
        <w:rPr>
          <w:rFonts w:ascii="宋体" w:hAnsi="宋体"/>
          <w:szCs w:val="18"/>
        </w:rPr>
        <w:t>了</w:t>
      </w:r>
      <w:r>
        <w:rPr>
          <w:rFonts w:ascii="宋体" w:hAnsi="宋体" w:hint="eastAsia"/>
          <w:szCs w:val="18"/>
        </w:rPr>
        <w:t>只用</w:t>
      </w:r>
      <w:r>
        <w:rPr>
          <w:rFonts w:ascii="宋体" w:hAnsi="宋体"/>
          <w:szCs w:val="18"/>
        </w:rPr>
        <w:t>很</w:t>
      </w:r>
      <w:r>
        <w:rPr>
          <w:rFonts w:ascii="宋体" w:hAnsi="宋体" w:hint="eastAsia"/>
          <w:szCs w:val="18"/>
        </w:rPr>
        <w:t>少</w:t>
      </w:r>
      <w:r>
        <w:rPr>
          <w:rFonts w:ascii="宋体" w:hAnsi="宋体"/>
          <w:szCs w:val="18"/>
        </w:rPr>
        <w:t>的配置</w:t>
      </w:r>
      <w:r>
        <w:rPr>
          <w:rFonts w:ascii="宋体" w:hAnsi="宋体" w:hint="eastAsia"/>
          <w:szCs w:val="18"/>
        </w:rPr>
        <w:t>便</w:t>
      </w:r>
      <w:r>
        <w:rPr>
          <w:rFonts w:ascii="宋体" w:hAnsi="宋体"/>
          <w:szCs w:val="18"/>
        </w:rPr>
        <w:t>可搭建一个web项目。</w:t>
      </w:r>
      <w:r>
        <w:rPr>
          <w:rFonts w:ascii="宋体" w:hAnsi="宋体" w:hint="eastAsia"/>
          <w:szCs w:val="18"/>
        </w:rPr>
        <w:t>不仅</w:t>
      </w:r>
      <w:r>
        <w:rPr>
          <w:rFonts w:ascii="宋体" w:hAnsi="宋体"/>
          <w:szCs w:val="18"/>
        </w:rPr>
        <w:t>如此，它还集成了众多web开发的jar包，以及内置了Tomcat服务器等，</w:t>
      </w:r>
      <w:r>
        <w:rPr>
          <w:rFonts w:ascii="宋体" w:hAnsi="宋体" w:hint="eastAsia"/>
          <w:szCs w:val="18"/>
        </w:rPr>
        <w:t>因此</w:t>
      </w:r>
      <w:r>
        <w:rPr>
          <w:rFonts w:ascii="宋体" w:hAnsi="宋体"/>
          <w:szCs w:val="18"/>
        </w:rPr>
        <w:t>无需自己部署服务器，从而</w:t>
      </w:r>
      <w:r>
        <w:rPr>
          <w:rFonts w:ascii="宋体" w:hAnsi="宋体" w:hint="eastAsia"/>
          <w:szCs w:val="18"/>
        </w:rPr>
        <w:t>简化</w:t>
      </w:r>
      <w:r>
        <w:rPr>
          <w:rFonts w:ascii="宋体" w:hAnsi="宋体"/>
          <w:szCs w:val="18"/>
        </w:rPr>
        <w:t>了开发流程</w:t>
      </w:r>
      <w:r>
        <w:rPr>
          <w:rFonts w:ascii="宋体" w:hAnsi="宋体" w:hint="eastAsia"/>
          <w:szCs w:val="18"/>
        </w:rPr>
        <w:t>。My</w:t>
      </w:r>
      <w:r>
        <w:rPr>
          <w:rFonts w:ascii="宋体" w:hAnsi="宋体"/>
          <w:szCs w:val="18"/>
        </w:rPr>
        <w:t>B</w:t>
      </w:r>
      <w:r>
        <w:rPr>
          <w:rFonts w:ascii="宋体" w:hAnsi="宋体" w:hint="eastAsia"/>
          <w:szCs w:val="18"/>
        </w:rPr>
        <w:t>atis</w:t>
      </w:r>
      <w:r>
        <w:rPr>
          <w:rFonts w:ascii="宋体" w:hAnsi="宋体"/>
          <w:szCs w:val="18"/>
        </w:rPr>
        <w:t>框架比较简单，易于上手，</w:t>
      </w:r>
      <w:r>
        <w:rPr>
          <w:rFonts w:ascii="宋体" w:hAnsi="宋体" w:hint="eastAsia"/>
          <w:szCs w:val="18"/>
        </w:rPr>
        <w:t>相对的</w:t>
      </w:r>
      <w:r>
        <w:rPr>
          <w:rFonts w:ascii="宋体" w:hAnsi="宋体"/>
          <w:szCs w:val="18"/>
        </w:rPr>
        <w:t>，</w:t>
      </w:r>
      <w:r>
        <w:rPr>
          <w:rFonts w:ascii="宋体" w:hAnsi="宋体" w:hint="eastAsia"/>
          <w:szCs w:val="18"/>
        </w:rPr>
        <w:t>因为</w:t>
      </w:r>
      <w:r>
        <w:rPr>
          <w:rFonts w:ascii="宋体" w:hAnsi="宋体"/>
          <w:szCs w:val="18"/>
        </w:rPr>
        <w:t>需要自己写SQL，</w:t>
      </w:r>
      <w:r>
        <w:rPr>
          <w:rFonts w:ascii="宋体" w:hAnsi="宋体" w:hint="eastAsia"/>
          <w:szCs w:val="18"/>
        </w:rPr>
        <w:t>从开发</w:t>
      </w:r>
      <w:r>
        <w:rPr>
          <w:rFonts w:ascii="宋体" w:hAnsi="宋体"/>
          <w:szCs w:val="18"/>
        </w:rPr>
        <w:t>角度来说SQL语句的编写量较大，</w:t>
      </w:r>
      <w:r>
        <w:rPr>
          <w:rFonts w:ascii="宋体" w:hAnsi="宋体" w:hint="eastAsia"/>
          <w:szCs w:val="18"/>
        </w:rPr>
        <w:t>尤其</w:t>
      </w:r>
      <w:r>
        <w:rPr>
          <w:rFonts w:ascii="宋体" w:hAnsi="宋体"/>
          <w:szCs w:val="18"/>
        </w:rPr>
        <w:t>是在拥有众多字段</w:t>
      </w:r>
      <w:r>
        <w:rPr>
          <w:rFonts w:ascii="宋体" w:hAnsi="宋体" w:hint="eastAsia"/>
          <w:szCs w:val="18"/>
        </w:rPr>
        <w:t>和</w:t>
      </w:r>
      <w:r>
        <w:rPr>
          <w:rFonts w:ascii="宋体" w:hAnsi="宋体"/>
          <w:szCs w:val="18"/>
        </w:rPr>
        <w:t>多表关联时，</w:t>
      </w:r>
      <w:r>
        <w:rPr>
          <w:rFonts w:ascii="宋体" w:hAnsi="宋体" w:hint="eastAsia"/>
          <w:szCs w:val="18"/>
        </w:rPr>
        <w:t>因此</w:t>
      </w:r>
      <w:r>
        <w:rPr>
          <w:rFonts w:ascii="宋体" w:hAnsi="宋体"/>
          <w:szCs w:val="18"/>
        </w:rPr>
        <w:t>，需要开发人员有不错</w:t>
      </w:r>
      <w:r>
        <w:rPr>
          <w:rFonts w:ascii="宋体" w:hAnsi="宋体" w:hint="eastAsia"/>
          <w:szCs w:val="18"/>
        </w:rPr>
        <w:t>的</w:t>
      </w:r>
      <w:r>
        <w:rPr>
          <w:rFonts w:ascii="宋体" w:hAnsi="宋体"/>
          <w:szCs w:val="18"/>
        </w:rPr>
        <w:t>SQL语句编写</w:t>
      </w:r>
      <w:r>
        <w:rPr>
          <w:rFonts w:ascii="宋体" w:hAnsi="宋体" w:hint="eastAsia"/>
          <w:szCs w:val="18"/>
        </w:rPr>
        <w:t>功底</w:t>
      </w:r>
      <w:r>
        <w:rPr>
          <w:rFonts w:ascii="宋体" w:hAnsi="宋体"/>
          <w:szCs w:val="18"/>
        </w:rPr>
        <w:t>。</w:t>
      </w:r>
      <w:r>
        <w:rPr>
          <w:rFonts w:ascii="宋体" w:hAnsi="宋体" w:hint="eastAsia"/>
          <w:szCs w:val="18"/>
        </w:rPr>
        <w:t>V</w:t>
      </w:r>
      <w:r>
        <w:rPr>
          <w:rFonts w:ascii="宋体" w:hAnsi="宋体"/>
          <w:szCs w:val="18"/>
        </w:rPr>
        <w:t>u</w:t>
      </w:r>
      <w:r>
        <w:rPr>
          <w:rFonts w:ascii="宋体" w:hAnsi="宋体" w:hint="eastAsia"/>
          <w:szCs w:val="18"/>
        </w:rPr>
        <w:t>e</w:t>
      </w:r>
      <w:r w:rsidR="00ED62E9">
        <w:rPr>
          <w:rFonts w:ascii="宋体" w:hAnsi="宋体" w:hint="eastAsia"/>
          <w:szCs w:val="18"/>
        </w:rPr>
        <w:t>.js框架</w:t>
      </w:r>
      <w:r>
        <w:rPr>
          <w:rFonts w:ascii="宋体" w:hAnsi="宋体"/>
          <w:szCs w:val="18"/>
        </w:rPr>
        <w:t>具有响应式编程，</w:t>
      </w:r>
      <w:r>
        <w:rPr>
          <w:rFonts w:ascii="宋体" w:hAnsi="宋体" w:hint="eastAsia"/>
          <w:szCs w:val="18"/>
        </w:rPr>
        <w:t>组件化</w:t>
      </w:r>
      <w:r>
        <w:rPr>
          <w:rFonts w:ascii="宋体" w:hAnsi="宋体"/>
          <w:szCs w:val="18"/>
        </w:rPr>
        <w:t>，模块化等优点，</w:t>
      </w:r>
      <w:r>
        <w:rPr>
          <w:rFonts w:ascii="宋体" w:hAnsi="宋体" w:hint="eastAsia"/>
          <w:szCs w:val="18"/>
        </w:rPr>
        <w:t>无论</w:t>
      </w:r>
      <w:r>
        <w:rPr>
          <w:rFonts w:ascii="宋体" w:hAnsi="宋体"/>
          <w:szCs w:val="18"/>
        </w:rPr>
        <w:t>项目大小，都可以实现项目结构清晰，代码</w:t>
      </w:r>
      <w:r>
        <w:rPr>
          <w:rFonts w:ascii="宋体" w:hAnsi="宋体" w:hint="eastAsia"/>
          <w:szCs w:val="18"/>
        </w:rPr>
        <w:t>简洁的</w:t>
      </w:r>
      <w:r>
        <w:rPr>
          <w:rFonts w:ascii="宋体" w:hAnsi="宋体"/>
          <w:szCs w:val="18"/>
        </w:rPr>
        <w:t>特点。</w:t>
      </w:r>
      <w:r>
        <w:rPr>
          <w:rFonts w:ascii="宋体" w:hAnsi="宋体" w:hint="eastAsia"/>
          <w:szCs w:val="18"/>
        </w:rPr>
        <w:t>配合</w:t>
      </w:r>
      <w:r>
        <w:rPr>
          <w:rFonts w:ascii="宋体" w:hAnsi="宋体"/>
          <w:szCs w:val="18"/>
        </w:rPr>
        <w:t>Node.js</w:t>
      </w:r>
      <w:r>
        <w:rPr>
          <w:rFonts w:ascii="宋体" w:hAnsi="宋体" w:hint="eastAsia"/>
          <w:szCs w:val="18"/>
        </w:rPr>
        <w:t>开发</w:t>
      </w:r>
      <w:r>
        <w:rPr>
          <w:rFonts w:ascii="宋体" w:hAnsi="宋体"/>
          <w:szCs w:val="18"/>
        </w:rPr>
        <w:t>前端，</w:t>
      </w:r>
      <w:r w:rsidR="00ED62E9">
        <w:rPr>
          <w:rFonts w:ascii="宋体" w:hAnsi="宋体" w:hint="eastAsia"/>
          <w:szCs w:val="18"/>
        </w:rPr>
        <w:t>可</w:t>
      </w:r>
      <w:r>
        <w:rPr>
          <w:rFonts w:ascii="宋体" w:hAnsi="宋体"/>
          <w:szCs w:val="18"/>
        </w:rPr>
        <w:t>实现实时编译</w:t>
      </w:r>
      <w:r>
        <w:rPr>
          <w:rFonts w:ascii="宋体" w:hAnsi="宋体" w:hint="eastAsia"/>
          <w:szCs w:val="18"/>
        </w:rPr>
        <w:t>和</w:t>
      </w:r>
      <w:r>
        <w:rPr>
          <w:rFonts w:ascii="宋体" w:hAnsi="宋体"/>
          <w:szCs w:val="18"/>
        </w:rPr>
        <w:t>同步页面的功能。</w:t>
      </w:r>
      <w:r>
        <w:rPr>
          <w:rFonts w:ascii="宋体" w:hAnsi="宋体" w:hint="eastAsia"/>
          <w:szCs w:val="18"/>
        </w:rPr>
        <w:t>数据库</w:t>
      </w:r>
      <w:r>
        <w:rPr>
          <w:rFonts w:ascii="宋体" w:hAnsi="宋体"/>
          <w:szCs w:val="18"/>
        </w:rPr>
        <w:t>使用MySQL，其具有可移植性，高</w:t>
      </w:r>
      <w:r>
        <w:rPr>
          <w:rFonts w:ascii="宋体" w:hAnsi="宋体" w:hint="eastAsia"/>
          <w:szCs w:val="18"/>
        </w:rPr>
        <w:t>效</w:t>
      </w:r>
      <w:r>
        <w:rPr>
          <w:rFonts w:ascii="宋体" w:hAnsi="宋体"/>
          <w:szCs w:val="18"/>
        </w:rPr>
        <w:t>等优点</w:t>
      </w:r>
      <w:r>
        <w:rPr>
          <w:rFonts w:ascii="宋体" w:hAnsi="宋体" w:hint="eastAsia"/>
          <w:szCs w:val="18"/>
        </w:rPr>
        <w:t>，并且</w:t>
      </w:r>
      <w:r>
        <w:rPr>
          <w:rFonts w:ascii="宋体" w:hAnsi="宋体"/>
          <w:szCs w:val="18"/>
        </w:rPr>
        <w:t>由于其免费开源的特点，无需花费任何费用。</w:t>
      </w:r>
      <w:r>
        <w:rPr>
          <w:rFonts w:ascii="宋体" w:hAnsi="宋体" w:hint="eastAsia"/>
          <w:szCs w:val="18"/>
        </w:rPr>
        <w:t>本系统</w:t>
      </w:r>
      <w:r>
        <w:rPr>
          <w:rFonts w:ascii="宋体" w:hAnsi="宋体"/>
          <w:szCs w:val="18"/>
        </w:rPr>
        <w:t>还采用了Spring Security框架实现了用户的登录控制功能，</w:t>
      </w:r>
      <w:r>
        <w:rPr>
          <w:rFonts w:ascii="宋体" w:hAnsi="宋体" w:hint="eastAsia"/>
          <w:szCs w:val="18"/>
        </w:rPr>
        <w:t>即</w:t>
      </w:r>
      <w:r>
        <w:rPr>
          <w:rFonts w:ascii="宋体" w:hAnsi="宋体"/>
          <w:szCs w:val="18"/>
        </w:rPr>
        <w:t>通过将用户登录的数据存储于cookie中，实现对每个请求进行过滤</w:t>
      </w:r>
      <w:r>
        <w:rPr>
          <w:rFonts w:ascii="宋体" w:hAnsi="宋体" w:hint="eastAsia"/>
          <w:szCs w:val="18"/>
        </w:rPr>
        <w:t>和</w:t>
      </w:r>
      <w:r>
        <w:rPr>
          <w:rFonts w:ascii="宋体" w:hAnsi="宋体"/>
          <w:szCs w:val="18"/>
        </w:rPr>
        <w:t>认证</w:t>
      </w:r>
      <w:r>
        <w:rPr>
          <w:rFonts w:ascii="宋体" w:hAnsi="宋体" w:hint="eastAsia"/>
          <w:szCs w:val="18"/>
        </w:rPr>
        <w:t>，</w:t>
      </w:r>
      <w:r>
        <w:rPr>
          <w:rFonts w:ascii="宋体" w:hAnsi="宋体"/>
          <w:szCs w:val="18"/>
        </w:rPr>
        <w:t>从而防止游客访问系统数据</w:t>
      </w:r>
      <w:r>
        <w:rPr>
          <w:rFonts w:ascii="宋体" w:hAnsi="宋体" w:hint="eastAsia"/>
          <w:szCs w:val="18"/>
        </w:rPr>
        <w:t>。</w:t>
      </w:r>
    </w:p>
    <w:p w:rsidR="00321BBF" w:rsidRDefault="00321BBF" w:rsidP="00321BBF">
      <w:pPr>
        <w:ind w:firstLineChars="0" w:firstLine="0"/>
        <w:rPr>
          <w:rFonts w:ascii="宋体" w:hAnsi="宋体"/>
          <w:szCs w:val="18"/>
        </w:rPr>
      </w:pPr>
    </w:p>
    <w:p w:rsidR="00022783" w:rsidRDefault="00902E9E">
      <w:pPr>
        <w:pStyle w:val="1"/>
        <w:rPr>
          <w:sz w:val="21"/>
          <w:szCs w:val="21"/>
        </w:rPr>
      </w:pPr>
      <w:r>
        <w:rPr>
          <w:rFonts w:hint="eastAsia"/>
          <w:sz w:val="21"/>
          <w:szCs w:val="21"/>
        </w:rPr>
        <w:t>系统分析与设计</w:t>
      </w:r>
    </w:p>
    <w:p w:rsidR="00022783" w:rsidRDefault="00902E9E">
      <w:pPr>
        <w:pStyle w:val="2"/>
        <w:spacing w:before="60" w:after="60"/>
      </w:pPr>
      <w:r>
        <w:rPr>
          <w:rFonts w:hint="eastAsia"/>
        </w:rPr>
        <w:t>总体设计</w:t>
      </w:r>
    </w:p>
    <w:p w:rsidR="00022783" w:rsidRDefault="00902E9E">
      <w:pPr>
        <w:ind w:firstLine="360"/>
        <w:rPr>
          <w:rFonts w:ascii="宋体" w:hAnsi="宋体" w:cs="宋体"/>
          <w:kern w:val="0"/>
          <w:szCs w:val="18"/>
        </w:rPr>
      </w:pPr>
      <w:r>
        <w:rPr>
          <w:rFonts w:ascii="宋体" w:hAnsi="宋体" w:cs="宋体" w:hint="eastAsia"/>
          <w:kern w:val="0"/>
          <w:szCs w:val="18"/>
        </w:rPr>
        <w:t>云总机运营管理系统是一个面向客户服务中心，产品售后中心，普通的办公总机等用户群体而设计的一个基于云计算而搭建的总机系统。目标客户在仅仅拥有人员和场地的基础条件下，不再需要另外配置其他软件或硬件设备，就可以享有私有化的总机系统。云总机是在To B的，可为政企提供统一通信和语言门户的、具备跨域服务的高性价比产品，它具备一次性投入少、弹性系统容量、灵活部署等优点。</w:t>
      </w:r>
    </w:p>
    <w:p w:rsidR="00022783" w:rsidRDefault="00902E9E">
      <w:pPr>
        <w:ind w:firstLine="360"/>
        <w:rPr>
          <w:rFonts w:ascii="宋体" w:hAnsi="宋体" w:cs="宋体"/>
          <w:kern w:val="0"/>
          <w:szCs w:val="18"/>
        </w:rPr>
      </w:pPr>
      <w:r>
        <w:rPr>
          <w:rFonts w:ascii="宋体" w:hAnsi="宋体" w:cs="宋体" w:hint="eastAsia"/>
          <w:kern w:val="0"/>
          <w:szCs w:val="18"/>
        </w:rPr>
        <w:t>云总机运营管理系统，面向政企等大型客户群体，为其</w:t>
      </w:r>
      <w:r>
        <w:rPr>
          <w:rFonts w:ascii="宋体" w:hAnsi="宋体" w:cs="宋体" w:hint="eastAsia"/>
          <w:kern w:val="0"/>
          <w:szCs w:val="18"/>
        </w:rPr>
        <w:lastRenderedPageBreak/>
        <w:t>提供了一个方便灵活的政企云总机的管理平台，可以统一管理分机的各项参数以及定义各类呼叫规则。</w:t>
      </w:r>
    </w:p>
    <w:p w:rsidR="00022783" w:rsidRDefault="00902E9E">
      <w:pPr>
        <w:ind w:firstLine="360"/>
        <w:rPr>
          <w:rFonts w:ascii="宋体" w:hAnsi="宋体" w:cs="宋体"/>
          <w:kern w:val="0"/>
          <w:szCs w:val="18"/>
        </w:rPr>
      </w:pPr>
      <w:r>
        <w:rPr>
          <w:rFonts w:ascii="宋体" w:hAnsi="宋体" w:cs="宋体" w:hint="eastAsia"/>
          <w:kern w:val="0"/>
          <w:szCs w:val="18"/>
        </w:rPr>
        <w:t>该系统的主要实现目标如下：</w:t>
      </w:r>
    </w:p>
    <w:p w:rsidR="00022783" w:rsidRDefault="00902E9E">
      <w:pPr>
        <w:pStyle w:val="11"/>
        <w:numPr>
          <w:ilvl w:val="0"/>
          <w:numId w:val="3"/>
        </w:numPr>
        <w:ind w:left="924" w:firstLineChars="0" w:hanging="567"/>
        <w:rPr>
          <w:rFonts w:ascii="宋体" w:hAnsi="宋体" w:cs="宋体"/>
          <w:kern w:val="0"/>
          <w:szCs w:val="18"/>
        </w:rPr>
      </w:pPr>
      <w:r>
        <w:rPr>
          <w:rFonts w:ascii="宋体" w:hAnsi="宋体" w:cs="宋体" w:hint="eastAsia"/>
          <w:kern w:val="0"/>
          <w:szCs w:val="18"/>
        </w:rPr>
        <w:t>系统实现了统一管理租赁云总机服务的政企；</w:t>
      </w:r>
    </w:p>
    <w:p w:rsidR="00022783" w:rsidRDefault="00902E9E">
      <w:pPr>
        <w:pStyle w:val="11"/>
        <w:numPr>
          <w:ilvl w:val="0"/>
          <w:numId w:val="3"/>
        </w:numPr>
        <w:ind w:left="924" w:firstLineChars="0" w:hanging="567"/>
        <w:rPr>
          <w:rFonts w:ascii="宋体" w:hAnsi="宋体" w:cs="宋体"/>
          <w:kern w:val="0"/>
          <w:szCs w:val="18"/>
        </w:rPr>
      </w:pPr>
      <w:r>
        <w:rPr>
          <w:rFonts w:ascii="宋体" w:hAnsi="宋体" w:cs="宋体" w:hint="eastAsia"/>
          <w:kern w:val="0"/>
          <w:szCs w:val="18"/>
        </w:rPr>
        <w:t>系统可以统一管理IVR分级菜单管理；</w:t>
      </w:r>
    </w:p>
    <w:p w:rsidR="00022783" w:rsidRDefault="00902E9E">
      <w:pPr>
        <w:pStyle w:val="11"/>
        <w:numPr>
          <w:ilvl w:val="0"/>
          <w:numId w:val="3"/>
        </w:numPr>
        <w:ind w:left="924" w:firstLineChars="0" w:hanging="567"/>
        <w:rPr>
          <w:rFonts w:ascii="宋体" w:hAnsi="宋体" w:cs="宋体"/>
          <w:kern w:val="0"/>
          <w:szCs w:val="18"/>
        </w:rPr>
      </w:pPr>
      <w:r>
        <w:rPr>
          <w:rFonts w:ascii="宋体" w:hAnsi="宋体" w:cs="宋体" w:hint="eastAsia"/>
          <w:kern w:val="0"/>
          <w:szCs w:val="18"/>
        </w:rPr>
        <w:t>系统可以灵活配置系统菜单并且为之匹配相应的角色；</w:t>
      </w:r>
    </w:p>
    <w:p w:rsidR="00022783" w:rsidRDefault="00902E9E">
      <w:pPr>
        <w:pStyle w:val="11"/>
        <w:numPr>
          <w:ilvl w:val="0"/>
          <w:numId w:val="3"/>
        </w:numPr>
        <w:ind w:left="924" w:firstLineChars="0" w:hanging="567"/>
        <w:rPr>
          <w:rFonts w:ascii="宋体" w:hAnsi="宋体" w:cs="宋体"/>
          <w:kern w:val="0"/>
          <w:szCs w:val="18"/>
        </w:rPr>
      </w:pPr>
      <w:r>
        <w:rPr>
          <w:rFonts w:ascii="宋体" w:hAnsi="宋体" w:cs="宋体" w:hint="eastAsia"/>
          <w:kern w:val="0"/>
          <w:szCs w:val="18"/>
        </w:rPr>
        <w:t>系统的业务伸缩性强，降低公司的开发成本。</w:t>
      </w:r>
    </w:p>
    <w:p w:rsidR="00022783" w:rsidRDefault="00022783" w:rsidP="00321BBF">
      <w:pPr>
        <w:pStyle w:val="a0"/>
        <w:ind w:firstLineChars="0" w:firstLine="0"/>
      </w:pPr>
    </w:p>
    <w:p w:rsidR="00022783" w:rsidRDefault="00902E9E">
      <w:pPr>
        <w:pStyle w:val="2"/>
        <w:spacing w:before="60" w:after="60"/>
      </w:pPr>
      <w:r>
        <w:rPr>
          <w:rFonts w:hint="eastAsia"/>
        </w:rPr>
        <w:t>系统规则说明</w:t>
      </w:r>
    </w:p>
    <w:p w:rsidR="00022783" w:rsidRDefault="00902E9E">
      <w:pPr>
        <w:ind w:firstLine="360"/>
        <w:rPr>
          <w:szCs w:val="18"/>
        </w:rPr>
      </w:pPr>
      <w:r>
        <w:rPr>
          <w:rFonts w:hint="eastAsia"/>
          <w:szCs w:val="18"/>
        </w:rPr>
        <w:t>本系统主要分为超级管理员，</w:t>
      </w:r>
      <w:r>
        <w:rPr>
          <w:szCs w:val="18"/>
        </w:rPr>
        <w:t>运营管理员，租户管理员和普通分机用户四个角色</w:t>
      </w:r>
      <w:r>
        <w:rPr>
          <w:rFonts w:hint="eastAsia"/>
          <w:szCs w:val="18"/>
        </w:rPr>
        <w:t>。</w:t>
      </w:r>
    </w:p>
    <w:p w:rsidR="00022783" w:rsidRDefault="00902E9E">
      <w:pPr>
        <w:ind w:firstLine="360"/>
        <w:rPr>
          <w:szCs w:val="18"/>
        </w:rPr>
      </w:pPr>
      <w:r>
        <w:rPr>
          <w:rFonts w:hint="eastAsia"/>
          <w:szCs w:val="18"/>
        </w:rPr>
        <w:t>超级管理员在</w:t>
      </w:r>
      <w:r>
        <w:rPr>
          <w:szCs w:val="18"/>
        </w:rPr>
        <w:t>云总机运营管理系统中</w:t>
      </w:r>
      <w:r>
        <w:rPr>
          <w:rFonts w:hint="eastAsia"/>
          <w:szCs w:val="18"/>
        </w:rPr>
        <w:t>是</w:t>
      </w:r>
      <w:r>
        <w:rPr>
          <w:szCs w:val="18"/>
        </w:rPr>
        <w:t>权限最大的角色，</w:t>
      </w:r>
      <w:r>
        <w:rPr>
          <w:rFonts w:hint="eastAsia"/>
          <w:szCs w:val="18"/>
        </w:rPr>
        <w:t>主要</w:t>
      </w:r>
      <w:r>
        <w:rPr>
          <w:szCs w:val="18"/>
        </w:rPr>
        <w:t>负责</w:t>
      </w:r>
      <w:r>
        <w:rPr>
          <w:rFonts w:hint="eastAsia"/>
          <w:szCs w:val="18"/>
        </w:rPr>
        <w:t>所有</w:t>
      </w:r>
      <w:r>
        <w:rPr>
          <w:szCs w:val="18"/>
        </w:rPr>
        <w:t>租户、分机</w:t>
      </w:r>
      <w:r>
        <w:rPr>
          <w:rFonts w:hint="eastAsia"/>
          <w:szCs w:val="18"/>
        </w:rPr>
        <w:t>和</w:t>
      </w:r>
      <w:r>
        <w:rPr>
          <w:szCs w:val="18"/>
        </w:rPr>
        <w:t>分机组的管理，</w:t>
      </w:r>
      <w:r>
        <w:rPr>
          <w:rFonts w:hint="eastAsia"/>
          <w:szCs w:val="18"/>
        </w:rPr>
        <w:t>以及</w:t>
      </w:r>
      <w:r>
        <w:rPr>
          <w:szCs w:val="18"/>
        </w:rPr>
        <w:t>话单</w:t>
      </w:r>
      <w:r>
        <w:rPr>
          <w:rFonts w:hint="eastAsia"/>
          <w:szCs w:val="18"/>
        </w:rPr>
        <w:t>、</w:t>
      </w:r>
      <w:r>
        <w:rPr>
          <w:szCs w:val="18"/>
        </w:rPr>
        <w:t>IVR</w:t>
      </w:r>
      <w:r>
        <w:rPr>
          <w:szCs w:val="18"/>
        </w:rPr>
        <w:t>、黑名单等各类参数的设置，超级管理员</w:t>
      </w:r>
      <w:r>
        <w:rPr>
          <w:rFonts w:hint="eastAsia"/>
          <w:szCs w:val="18"/>
        </w:rPr>
        <w:t>可以</w:t>
      </w:r>
      <w:r>
        <w:rPr>
          <w:szCs w:val="18"/>
        </w:rPr>
        <w:t>通过租户管理模块进行租户开户</w:t>
      </w:r>
      <w:r>
        <w:rPr>
          <w:rFonts w:hint="eastAsia"/>
          <w:szCs w:val="18"/>
        </w:rPr>
        <w:t>，</w:t>
      </w:r>
      <w:r>
        <w:rPr>
          <w:szCs w:val="18"/>
        </w:rPr>
        <w:t>租户设置</w:t>
      </w:r>
      <w:r>
        <w:rPr>
          <w:rFonts w:hint="eastAsia"/>
          <w:szCs w:val="18"/>
        </w:rPr>
        <w:t>等</w:t>
      </w:r>
      <w:r>
        <w:rPr>
          <w:szCs w:val="18"/>
        </w:rPr>
        <w:t>操作，分机管理模块可以增删改查所有分机</w:t>
      </w:r>
      <w:r>
        <w:rPr>
          <w:rFonts w:hint="eastAsia"/>
          <w:szCs w:val="18"/>
        </w:rPr>
        <w:t>和</w:t>
      </w:r>
      <w:r>
        <w:rPr>
          <w:szCs w:val="18"/>
        </w:rPr>
        <w:t>分机组，设置路由</w:t>
      </w:r>
      <w:r>
        <w:rPr>
          <w:rFonts w:hint="eastAsia"/>
          <w:szCs w:val="18"/>
        </w:rPr>
        <w:t>、</w:t>
      </w:r>
      <w:r>
        <w:rPr>
          <w:szCs w:val="18"/>
        </w:rPr>
        <w:t>网关</w:t>
      </w:r>
      <w:r>
        <w:rPr>
          <w:rFonts w:hint="eastAsia"/>
          <w:szCs w:val="18"/>
        </w:rPr>
        <w:t>和</w:t>
      </w:r>
      <w:r>
        <w:rPr>
          <w:szCs w:val="18"/>
        </w:rPr>
        <w:t>号码变换等</w:t>
      </w:r>
      <w:r>
        <w:rPr>
          <w:rFonts w:hint="eastAsia"/>
          <w:szCs w:val="18"/>
        </w:rPr>
        <w:t>。</w:t>
      </w:r>
      <w:r>
        <w:rPr>
          <w:szCs w:val="18"/>
        </w:rPr>
        <w:t>用</w:t>
      </w:r>
      <w:r>
        <w:rPr>
          <w:rFonts w:hint="eastAsia"/>
          <w:szCs w:val="18"/>
        </w:rPr>
        <w:t>例图</w:t>
      </w:r>
      <w:r>
        <w:rPr>
          <w:szCs w:val="18"/>
        </w:rPr>
        <w:t>如下：</w:t>
      </w:r>
    </w:p>
    <w:p w:rsidR="00022783" w:rsidRDefault="00902E9E">
      <w:pPr>
        <w:keepNext/>
        <w:ind w:firstLineChars="0" w:firstLine="0"/>
        <w:jc w:val="center"/>
      </w:pPr>
      <w:r>
        <w:rPr>
          <w:noProof/>
        </w:rPr>
        <w:drawing>
          <wp:inline distT="0" distB="0" distL="0" distR="0">
            <wp:extent cx="3155315" cy="1983740"/>
            <wp:effectExtent l="0" t="0" r="6985" b="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157818" cy="1985361"/>
                    </a:xfrm>
                    <a:prstGeom prst="rect">
                      <a:avLst/>
                    </a:prstGeom>
                    <a:noFill/>
                    <a:ln>
                      <a:noFill/>
                    </a:ln>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w:t>
      </w:r>
      <w:r>
        <w:rPr>
          <w:rFonts w:ascii="宋体" w:eastAsia="宋体" w:hAnsi="宋体"/>
          <w:sz w:val="15"/>
          <w:szCs w:val="15"/>
        </w:rPr>
        <w:fldChar w:fldCharType="end"/>
      </w:r>
      <w:r>
        <w:rPr>
          <w:rFonts w:ascii="宋体" w:eastAsia="宋体" w:hAnsi="宋体" w:hint="eastAsia"/>
          <w:sz w:val="15"/>
          <w:szCs w:val="15"/>
        </w:rPr>
        <w:t>超级管理员用例图</w:t>
      </w:r>
    </w:p>
    <w:p w:rsidR="00022783" w:rsidRDefault="00902E9E">
      <w:pPr>
        <w:ind w:firstLine="360"/>
      </w:pPr>
      <w:r>
        <w:rPr>
          <w:rFonts w:hint="eastAsia"/>
        </w:rPr>
        <w:t>主要功能描述如下：</w:t>
      </w:r>
    </w:p>
    <w:p w:rsidR="00022783" w:rsidRDefault="00902E9E">
      <w:pPr>
        <w:numPr>
          <w:ilvl w:val="0"/>
          <w:numId w:val="4"/>
        </w:numPr>
        <w:ind w:firstLineChars="0"/>
        <w:rPr>
          <w:szCs w:val="18"/>
        </w:rPr>
      </w:pPr>
      <w:r>
        <w:rPr>
          <w:rFonts w:hint="eastAsia"/>
          <w:szCs w:val="18"/>
        </w:rPr>
        <w:t>管理分机</w:t>
      </w:r>
      <w:r>
        <w:rPr>
          <w:szCs w:val="18"/>
        </w:rPr>
        <w:t>和分机组</w:t>
      </w:r>
      <w:r>
        <w:rPr>
          <w:rFonts w:hint="eastAsia"/>
          <w:szCs w:val="18"/>
        </w:rPr>
        <w:t>：超级管理员</w:t>
      </w:r>
      <w:r>
        <w:rPr>
          <w:szCs w:val="18"/>
        </w:rPr>
        <w:t>可以在分机管理模块进行</w:t>
      </w:r>
      <w:r>
        <w:rPr>
          <w:rFonts w:hint="eastAsia"/>
          <w:szCs w:val="18"/>
        </w:rPr>
        <w:t>添加或者</w:t>
      </w:r>
      <w:r>
        <w:rPr>
          <w:szCs w:val="18"/>
        </w:rPr>
        <w:t>批量添加</w:t>
      </w:r>
      <w:r>
        <w:rPr>
          <w:rFonts w:hint="eastAsia"/>
          <w:szCs w:val="18"/>
        </w:rPr>
        <w:t>分机</w:t>
      </w:r>
      <w:r>
        <w:rPr>
          <w:szCs w:val="18"/>
        </w:rPr>
        <w:t>、删除</w:t>
      </w:r>
      <w:r>
        <w:rPr>
          <w:rFonts w:hint="eastAsia"/>
          <w:szCs w:val="18"/>
        </w:rPr>
        <w:t>或</w:t>
      </w:r>
      <w:r>
        <w:rPr>
          <w:szCs w:val="18"/>
        </w:rPr>
        <w:t>批量删除</w:t>
      </w:r>
      <w:r>
        <w:rPr>
          <w:rFonts w:hint="eastAsia"/>
          <w:szCs w:val="18"/>
        </w:rPr>
        <w:t>分机</w:t>
      </w:r>
      <w:r>
        <w:rPr>
          <w:szCs w:val="18"/>
        </w:rPr>
        <w:t>、编辑</w:t>
      </w:r>
      <w:r>
        <w:rPr>
          <w:rFonts w:hint="eastAsia"/>
          <w:szCs w:val="18"/>
        </w:rPr>
        <w:t>分机以及</w:t>
      </w:r>
      <w:r>
        <w:rPr>
          <w:szCs w:val="18"/>
        </w:rPr>
        <w:t>查看分机</w:t>
      </w:r>
      <w:r>
        <w:rPr>
          <w:rFonts w:hint="eastAsia"/>
          <w:szCs w:val="18"/>
        </w:rPr>
        <w:t>等</w:t>
      </w:r>
      <w:r>
        <w:rPr>
          <w:szCs w:val="18"/>
        </w:rPr>
        <w:t>操作。</w:t>
      </w:r>
    </w:p>
    <w:p w:rsidR="00022783" w:rsidRDefault="00902E9E">
      <w:pPr>
        <w:numPr>
          <w:ilvl w:val="0"/>
          <w:numId w:val="4"/>
        </w:numPr>
        <w:ind w:firstLineChars="0"/>
        <w:rPr>
          <w:szCs w:val="18"/>
        </w:rPr>
      </w:pPr>
      <w:r>
        <w:rPr>
          <w:rFonts w:hint="eastAsia"/>
          <w:szCs w:val="18"/>
        </w:rPr>
        <w:t>管理网关</w:t>
      </w:r>
      <w:r>
        <w:rPr>
          <w:szCs w:val="18"/>
        </w:rPr>
        <w:t>和路由</w:t>
      </w:r>
      <w:r>
        <w:rPr>
          <w:rFonts w:hint="eastAsia"/>
          <w:szCs w:val="18"/>
        </w:rPr>
        <w:t>：在分机</w:t>
      </w:r>
      <w:r>
        <w:rPr>
          <w:szCs w:val="18"/>
        </w:rPr>
        <w:t>管理模块，</w:t>
      </w:r>
      <w:r>
        <w:rPr>
          <w:rFonts w:hint="eastAsia"/>
          <w:szCs w:val="18"/>
        </w:rPr>
        <w:t>可</w:t>
      </w:r>
      <w:r>
        <w:rPr>
          <w:szCs w:val="18"/>
        </w:rPr>
        <w:t>设置网关、网关组</w:t>
      </w:r>
      <w:r>
        <w:rPr>
          <w:rFonts w:hint="eastAsia"/>
          <w:szCs w:val="18"/>
        </w:rPr>
        <w:t>和</w:t>
      </w:r>
      <w:r>
        <w:rPr>
          <w:szCs w:val="18"/>
        </w:rPr>
        <w:t>路由</w:t>
      </w:r>
      <w:r>
        <w:rPr>
          <w:rFonts w:hint="eastAsia"/>
          <w:szCs w:val="18"/>
        </w:rPr>
        <w:t>信息</w:t>
      </w:r>
      <w:r>
        <w:rPr>
          <w:szCs w:val="18"/>
        </w:rPr>
        <w:t>，包括添加，删除</w:t>
      </w:r>
      <w:r>
        <w:rPr>
          <w:rFonts w:hint="eastAsia"/>
          <w:szCs w:val="18"/>
        </w:rPr>
        <w:t>，</w:t>
      </w:r>
      <w:r>
        <w:rPr>
          <w:szCs w:val="18"/>
        </w:rPr>
        <w:t>编辑和查看</w:t>
      </w:r>
      <w:r>
        <w:rPr>
          <w:rFonts w:hint="eastAsia"/>
          <w:szCs w:val="18"/>
        </w:rPr>
        <w:t>等</w:t>
      </w:r>
      <w:r>
        <w:rPr>
          <w:szCs w:val="18"/>
        </w:rPr>
        <w:t>基本操作。</w:t>
      </w:r>
    </w:p>
    <w:p w:rsidR="00022783" w:rsidRDefault="00902E9E">
      <w:pPr>
        <w:numPr>
          <w:ilvl w:val="0"/>
          <w:numId w:val="4"/>
        </w:numPr>
        <w:ind w:firstLineChars="0"/>
        <w:rPr>
          <w:szCs w:val="18"/>
        </w:rPr>
      </w:pPr>
      <w:r>
        <w:rPr>
          <w:rFonts w:hint="eastAsia"/>
          <w:szCs w:val="18"/>
        </w:rPr>
        <w:t>设置号码</w:t>
      </w:r>
      <w:r>
        <w:rPr>
          <w:szCs w:val="18"/>
        </w:rPr>
        <w:t>变换</w:t>
      </w:r>
      <w:r>
        <w:rPr>
          <w:rFonts w:hint="eastAsia"/>
          <w:szCs w:val="18"/>
        </w:rPr>
        <w:t>：在分机管理</w:t>
      </w:r>
      <w:r>
        <w:rPr>
          <w:szCs w:val="18"/>
        </w:rPr>
        <w:t>模块，</w:t>
      </w:r>
      <w:r w:rsidR="00E85655">
        <w:rPr>
          <w:rFonts w:hint="eastAsia"/>
          <w:szCs w:val="18"/>
        </w:rPr>
        <w:t>可以管理</w:t>
      </w:r>
      <w:r w:rsidR="00E85655">
        <w:rPr>
          <w:szCs w:val="18"/>
        </w:rPr>
        <w:t>号码变换规则。</w:t>
      </w:r>
    </w:p>
    <w:p w:rsidR="00022783" w:rsidRDefault="00902E9E">
      <w:pPr>
        <w:numPr>
          <w:ilvl w:val="0"/>
          <w:numId w:val="4"/>
        </w:numPr>
        <w:ind w:firstLineChars="0"/>
        <w:rPr>
          <w:szCs w:val="18"/>
        </w:rPr>
      </w:pPr>
      <w:r>
        <w:rPr>
          <w:rFonts w:hint="eastAsia"/>
          <w:szCs w:val="18"/>
        </w:rPr>
        <w:t>租户设置：在租户</w:t>
      </w:r>
      <w:r>
        <w:rPr>
          <w:szCs w:val="18"/>
        </w:rPr>
        <w:t>设置模块，可进行租户的开户操作，停用租户，</w:t>
      </w:r>
      <w:r>
        <w:rPr>
          <w:rFonts w:hint="eastAsia"/>
          <w:szCs w:val="18"/>
        </w:rPr>
        <w:t>设置</w:t>
      </w:r>
      <w:r>
        <w:rPr>
          <w:szCs w:val="18"/>
        </w:rPr>
        <w:t>租户部分参数等</w:t>
      </w:r>
      <w:r>
        <w:rPr>
          <w:rFonts w:hint="eastAsia"/>
          <w:szCs w:val="18"/>
        </w:rPr>
        <w:t>，</w:t>
      </w:r>
      <w:r>
        <w:rPr>
          <w:szCs w:val="18"/>
        </w:rPr>
        <w:t>通过租户状态，租户名称筛选租户，还可</w:t>
      </w:r>
      <w:r>
        <w:rPr>
          <w:rFonts w:hint="eastAsia"/>
          <w:szCs w:val="18"/>
        </w:rPr>
        <w:t>以</w:t>
      </w:r>
      <w:r>
        <w:rPr>
          <w:szCs w:val="18"/>
        </w:rPr>
        <w:t>对对应租户</w:t>
      </w:r>
      <w:r>
        <w:rPr>
          <w:rFonts w:hint="eastAsia"/>
          <w:szCs w:val="18"/>
        </w:rPr>
        <w:t>下的</w:t>
      </w:r>
      <w:r>
        <w:rPr>
          <w:szCs w:val="18"/>
        </w:rPr>
        <w:t>分机，分机组</w:t>
      </w:r>
      <w:r>
        <w:rPr>
          <w:rFonts w:hint="eastAsia"/>
          <w:szCs w:val="18"/>
        </w:rPr>
        <w:t>，工作时间</w:t>
      </w:r>
      <w:r>
        <w:rPr>
          <w:szCs w:val="18"/>
        </w:rPr>
        <w:t>，黑名单，</w:t>
      </w:r>
      <w:r>
        <w:rPr>
          <w:szCs w:val="18"/>
        </w:rPr>
        <w:t>IVR</w:t>
      </w:r>
      <w:r>
        <w:rPr>
          <w:rFonts w:hint="eastAsia"/>
          <w:szCs w:val="18"/>
        </w:rPr>
        <w:t>菜单等</w:t>
      </w:r>
      <w:r>
        <w:rPr>
          <w:szCs w:val="18"/>
        </w:rPr>
        <w:t>进行管理设置。</w:t>
      </w:r>
    </w:p>
    <w:p w:rsidR="00022783" w:rsidRDefault="00902E9E">
      <w:pPr>
        <w:numPr>
          <w:ilvl w:val="0"/>
          <w:numId w:val="4"/>
        </w:numPr>
        <w:ind w:firstLineChars="0"/>
        <w:rPr>
          <w:szCs w:val="18"/>
        </w:rPr>
      </w:pPr>
      <w:r>
        <w:rPr>
          <w:rFonts w:hint="eastAsia"/>
          <w:szCs w:val="18"/>
        </w:rPr>
        <w:t>话务管理：在</w:t>
      </w:r>
      <w:r>
        <w:rPr>
          <w:szCs w:val="18"/>
        </w:rPr>
        <w:t>该模块，</w:t>
      </w:r>
      <w:r>
        <w:rPr>
          <w:rFonts w:hint="eastAsia"/>
          <w:szCs w:val="18"/>
        </w:rPr>
        <w:t>可以</w:t>
      </w:r>
      <w:r>
        <w:rPr>
          <w:szCs w:val="18"/>
        </w:rPr>
        <w:t>查看</w:t>
      </w:r>
      <w:r>
        <w:rPr>
          <w:rFonts w:hint="eastAsia"/>
          <w:szCs w:val="18"/>
        </w:rPr>
        <w:t>所有</w:t>
      </w:r>
      <w:r>
        <w:rPr>
          <w:szCs w:val="18"/>
        </w:rPr>
        <w:t>分机的通话记录</w:t>
      </w:r>
      <w:r>
        <w:rPr>
          <w:rFonts w:hint="eastAsia"/>
          <w:szCs w:val="18"/>
        </w:rPr>
        <w:t>以及</w:t>
      </w:r>
      <w:r>
        <w:rPr>
          <w:szCs w:val="18"/>
        </w:rPr>
        <w:t>留言信息，并且可以下载相应音频文件。</w:t>
      </w:r>
      <w:r>
        <w:rPr>
          <w:rFonts w:hint="eastAsia"/>
          <w:szCs w:val="18"/>
        </w:rPr>
        <w:t>还可</w:t>
      </w:r>
      <w:r>
        <w:rPr>
          <w:szCs w:val="18"/>
        </w:rPr>
        <w:t>设置呼叫失败。</w:t>
      </w:r>
    </w:p>
    <w:p w:rsidR="00022783" w:rsidRDefault="00902E9E">
      <w:pPr>
        <w:numPr>
          <w:ilvl w:val="0"/>
          <w:numId w:val="4"/>
        </w:numPr>
        <w:ind w:firstLineChars="0"/>
        <w:rPr>
          <w:szCs w:val="18"/>
        </w:rPr>
      </w:pPr>
      <w:r>
        <w:rPr>
          <w:rFonts w:hint="eastAsia"/>
          <w:szCs w:val="18"/>
        </w:rPr>
        <w:t>设置工作</w:t>
      </w:r>
      <w:r>
        <w:rPr>
          <w:szCs w:val="18"/>
        </w:rPr>
        <w:t>时间</w:t>
      </w:r>
      <w:r>
        <w:rPr>
          <w:rFonts w:hint="eastAsia"/>
          <w:szCs w:val="18"/>
        </w:rPr>
        <w:t>：</w:t>
      </w:r>
      <w:r w:rsidR="00E85655">
        <w:rPr>
          <w:rFonts w:hint="eastAsia"/>
          <w:szCs w:val="18"/>
        </w:rPr>
        <w:t>设置当前一年</w:t>
      </w:r>
      <w:r w:rsidR="00E85655">
        <w:rPr>
          <w:szCs w:val="18"/>
        </w:rPr>
        <w:t>的</w:t>
      </w:r>
      <w:r w:rsidR="00E85655">
        <w:rPr>
          <w:rFonts w:hint="eastAsia"/>
          <w:szCs w:val="18"/>
        </w:rPr>
        <w:t>工作</w:t>
      </w:r>
      <w:r w:rsidR="00E85655">
        <w:rPr>
          <w:szCs w:val="18"/>
        </w:rPr>
        <w:t>时段。</w:t>
      </w:r>
    </w:p>
    <w:p w:rsidR="00022783" w:rsidRDefault="00902E9E">
      <w:pPr>
        <w:numPr>
          <w:ilvl w:val="0"/>
          <w:numId w:val="4"/>
        </w:numPr>
        <w:ind w:firstLineChars="0"/>
        <w:rPr>
          <w:szCs w:val="18"/>
        </w:rPr>
      </w:pPr>
      <w:r>
        <w:rPr>
          <w:rFonts w:hint="eastAsia"/>
          <w:szCs w:val="18"/>
        </w:rPr>
        <w:t>IVR</w:t>
      </w:r>
      <w:r>
        <w:rPr>
          <w:rFonts w:hint="eastAsia"/>
          <w:szCs w:val="18"/>
        </w:rPr>
        <w:t>管理：</w:t>
      </w:r>
      <w:r w:rsidR="00E85655">
        <w:rPr>
          <w:rFonts w:hint="eastAsia"/>
          <w:szCs w:val="18"/>
        </w:rPr>
        <w:t>管理</w:t>
      </w:r>
      <w:r w:rsidR="00E85655">
        <w:rPr>
          <w:rFonts w:hint="eastAsia"/>
          <w:szCs w:val="18"/>
        </w:rPr>
        <w:t>IVR</w:t>
      </w:r>
      <w:r w:rsidR="00E85655">
        <w:rPr>
          <w:rFonts w:hint="eastAsia"/>
          <w:szCs w:val="18"/>
        </w:rPr>
        <w:t>主菜单</w:t>
      </w:r>
      <w:r w:rsidR="00E85655">
        <w:rPr>
          <w:szCs w:val="18"/>
        </w:rPr>
        <w:t>和子菜单。</w:t>
      </w:r>
    </w:p>
    <w:p w:rsidR="00022783" w:rsidRDefault="00902E9E">
      <w:pPr>
        <w:numPr>
          <w:ilvl w:val="0"/>
          <w:numId w:val="4"/>
        </w:numPr>
        <w:ind w:firstLineChars="0"/>
        <w:rPr>
          <w:szCs w:val="18"/>
        </w:rPr>
      </w:pPr>
      <w:r>
        <w:rPr>
          <w:rFonts w:hint="eastAsia"/>
          <w:szCs w:val="18"/>
        </w:rPr>
        <w:t>用户相关</w:t>
      </w:r>
      <w:r>
        <w:rPr>
          <w:szCs w:val="18"/>
        </w:rPr>
        <w:t>管理：</w:t>
      </w:r>
      <w:r>
        <w:rPr>
          <w:rFonts w:hint="eastAsia"/>
          <w:szCs w:val="18"/>
        </w:rPr>
        <w:t>管理</w:t>
      </w:r>
      <w:r>
        <w:rPr>
          <w:szCs w:val="18"/>
        </w:rPr>
        <w:t>所有租户下的用户，包括运营管理员</w:t>
      </w:r>
      <w:r>
        <w:rPr>
          <w:rFonts w:hint="eastAsia"/>
          <w:szCs w:val="18"/>
        </w:rPr>
        <w:t>和</w:t>
      </w:r>
      <w:r>
        <w:rPr>
          <w:szCs w:val="18"/>
        </w:rPr>
        <w:t>租户管理员</w:t>
      </w:r>
      <w:r>
        <w:rPr>
          <w:rFonts w:hint="eastAsia"/>
          <w:szCs w:val="18"/>
        </w:rPr>
        <w:t>，管理</w:t>
      </w:r>
      <w:r>
        <w:rPr>
          <w:szCs w:val="18"/>
        </w:rPr>
        <w:t>所有菜单以及不同角色拥有不同菜单的权限管理等。</w:t>
      </w:r>
    </w:p>
    <w:p w:rsidR="00022783" w:rsidRDefault="00902E9E">
      <w:pPr>
        <w:numPr>
          <w:ilvl w:val="0"/>
          <w:numId w:val="4"/>
        </w:numPr>
        <w:ind w:firstLineChars="0"/>
        <w:rPr>
          <w:szCs w:val="18"/>
        </w:rPr>
      </w:pPr>
      <w:r>
        <w:rPr>
          <w:rFonts w:hint="eastAsia"/>
          <w:szCs w:val="18"/>
        </w:rPr>
        <w:t>黑名单</w:t>
      </w:r>
      <w:r>
        <w:rPr>
          <w:szCs w:val="18"/>
        </w:rPr>
        <w:t>管理：</w:t>
      </w:r>
      <w:r w:rsidR="00E85655">
        <w:rPr>
          <w:rFonts w:hint="eastAsia"/>
          <w:szCs w:val="18"/>
        </w:rPr>
        <w:t>管理主叫</w:t>
      </w:r>
      <w:r w:rsidR="00E85655">
        <w:rPr>
          <w:szCs w:val="18"/>
        </w:rPr>
        <w:t>被叫黑名单，导出等功能。</w:t>
      </w:r>
    </w:p>
    <w:p w:rsidR="00321BBF" w:rsidRDefault="00902E9E" w:rsidP="00321BBF">
      <w:pPr>
        <w:numPr>
          <w:ilvl w:val="0"/>
          <w:numId w:val="4"/>
        </w:numPr>
        <w:ind w:firstLineChars="0"/>
        <w:rPr>
          <w:szCs w:val="18"/>
        </w:rPr>
      </w:pPr>
      <w:r>
        <w:rPr>
          <w:rFonts w:hint="eastAsia"/>
          <w:szCs w:val="18"/>
        </w:rPr>
        <w:t>修改密码</w:t>
      </w:r>
      <w:r>
        <w:rPr>
          <w:szCs w:val="18"/>
        </w:rPr>
        <w:t>：</w:t>
      </w:r>
      <w:r w:rsidR="00E85655">
        <w:rPr>
          <w:rFonts w:hint="eastAsia"/>
          <w:szCs w:val="18"/>
        </w:rPr>
        <w:t>超级管理员可以</w:t>
      </w:r>
      <w:r w:rsidR="00E85655">
        <w:rPr>
          <w:szCs w:val="18"/>
        </w:rPr>
        <w:t>修改密码。</w:t>
      </w:r>
    </w:p>
    <w:p w:rsidR="00321BBF" w:rsidRPr="00E85655" w:rsidRDefault="00321BBF" w:rsidP="00321BBF">
      <w:pPr>
        <w:ind w:firstLineChars="0" w:firstLine="0"/>
        <w:rPr>
          <w:szCs w:val="18"/>
        </w:rPr>
      </w:pPr>
    </w:p>
    <w:p w:rsidR="00022783" w:rsidRDefault="00902E9E">
      <w:pPr>
        <w:pStyle w:val="a0"/>
        <w:ind w:firstLine="360"/>
        <w:rPr>
          <w:szCs w:val="18"/>
        </w:rPr>
      </w:pPr>
      <w:r>
        <w:rPr>
          <w:rFonts w:hint="eastAsia"/>
          <w:szCs w:val="18"/>
        </w:rPr>
        <w:t>租户</w:t>
      </w:r>
      <w:r>
        <w:rPr>
          <w:szCs w:val="18"/>
        </w:rPr>
        <w:t>管理员</w:t>
      </w:r>
      <w:r>
        <w:rPr>
          <w:rFonts w:hint="eastAsia"/>
          <w:szCs w:val="18"/>
        </w:rPr>
        <w:t>是指</w:t>
      </w:r>
      <w:r w:rsidR="00020773">
        <w:rPr>
          <w:rFonts w:hint="eastAsia"/>
          <w:szCs w:val="18"/>
        </w:rPr>
        <w:t>使用云总机</w:t>
      </w:r>
      <w:r w:rsidR="00020773">
        <w:rPr>
          <w:szCs w:val="18"/>
        </w:rPr>
        <w:t>的企业的管理人员</w:t>
      </w:r>
      <w:r>
        <w:rPr>
          <w:szCs w:val="18"/>
        </w:rPr>
        <w:t>，</w:t>
      </w:r>
      <w:r w:rsidR="00020773">
        <w:rPr>
          <w:szCs w:val="18"/>
        </w:rPr>
        <w:t>可以管理自己企业下的分机</w:t>
      </w:r>
      <w:r w:rsidR="00020773">
        <w:rPr>
          <w:rFonts w:hint="eastAsia"/>
          <w:szCs w:val="18"/>
        </w:rPr>
        <w:t>，</w:t>
      </w:r>
      <w:r>
        <w:rPr>
          <w:rFonts w:hint="eastAsia"/>
          <w:szCs w:val="18"/>
        </w:rPr>
        <w:t>包括</w:t>
      </w:r>
      <w:r>
        <w:rPr>
          <w:szCs w:val="18"/>
        </w:rPr>
        <w:t>添加删除编辑分机</w:t>
      </w:r>
      <w:r>
        <w:rPr>
          <w:rFonts w:hint="eastAsia"/>
          <w:szCs w:val="18"/>
        </w:rPr>
        <w:t>，</w:t>
      </w:r>
      <w:r>
        <w:rPr>
          <w:szCs w:val="18"/>
        </w:rPr>
        <w:t>批量</w:t>
      </w:r>
      <w:r>
        <w:rPr>
          <w:rFonts w:hint="eastAsia"/>
          <w:szCs w:val="18"/>
        </w:rPr>
        <w:t>重置</w:t>
      </w:r>
      <w:r>
        <w:rPr>
          <w:szCs w:val="18"/>
        </w:rPr>
        <w:t>分级密码等，</w:t>
      </w:r>
      <w:r>
        <w:rPr>
          <w:rFonts w:hint="eastAsia"/>
          <w:szCs w:val="18"/>
        </w:rPr>
        <w:t>每个租户</w:t>
      </w:r>
      <w:r>
        <w:rPr>
          <w:szCs w:val="18"/>
        </w:rPr>
        <w:t>可添加的分机或者分机组等均有上限，一旦达到上限，则无法继续添加。</w:t>
      </w:r>
      <w:r>
        <w:rPr>
          <w:rFonts w:hint="eastAsia"/>
          <w:szCs w:val="18"/>
        </w:rPr>
        <w:t>通过查看</w:t>
      </w:r>
      <w:r>
        <w:rPr>
          <w:szCs w:val="18"/>
        </w:rPr>
        <w:t>企业基本信息</w:t>
      </w:r>
      <w:r>
        <w:rPr>
          <w:rFonts w:hint="eastAsia"/>
          <w:szCs w:val="18"/>
        </w:rPr>
        <w:t>，</w:t>
      </w:r>
      <w:r>
        <w:rPr>
          <w:szCs w:val="18"/>
        </w:rPr>
        <w:lastRenderedPageBreak/>
        <w:t>可看到分机，分机组等</w:t>
      </w:r>
      <w:r>
        <w:rPr>
          <w:rFonts w:hint="eastAsia"/>
          <w:szCs w:val="18"/>
        </w:rPr>
        <w:t>添加的</w:t>
      </w:r>
      <w:r>
        <w:rPr>
          <w:szCs w:val="18"/>
        </w:rPr>
        <w:t>数量限制，</w:t>
      </w:r>
      <w:r>
        <w:rPr>
          <w:rFonts w:hint="eastAsia"/>
          <w:szCs w:val="18"/>
        </w:rPr>
        <w:t>查看</w:t>
      </w:r>
      <w:r>
        <w:rPr>
          <w:szCs w:val="18"/>
        </w:rPr>
        <w:t>或者导出自己企业下分机用户产生的话单</w:t>
      </w:r>
      <w:r>
        <w:rPr>
          <w:rFonts w:hint="eastAsia"/>
          <w:szCs w:val="18"/>
        </w:rPr>
        <w:t>等</w:t>
      </w:r>
      <w:r>
        <w:rPr>
          <w:szCs w:val="18"/>
        </w:rPr>
        <w:t>，还可进行工作时间设置，</w:t>
      </w:r>
      <w:r>
        <w:rPr>
          <w:rFonts w:hint="eastAsia"/>
          <w:szCs w:val="18"/>
        </w:rPr>
        <w:t>管理</w:t>
      </w:r>
      <w:r>
        <w:rPr>
          <w:szCs w:val="18"/>
        </w:rPr>
        <w:t>黑名单，修改密码等功能。用例</w:t>
      </w:r>
      <w:r>
        <w:rPr>
          <w:rFonts w:hint="eastAsia"/>
          <w:szCs w:val="18"/>
        </w:rPr>
        <w:t>图</w:t>
      </w:r>
      <w:r>
        <w:rPr>
          <w:szCs w:val="18"/>
        </w:rPr>
        <w:t>如下：</w:t>
      </w:r>
    </w:p>
    <w:p w:rsidR="00022783" w:rsidRDefault="00902E9E">
      <w:pPr>
        <w:pStyle w:val="a0"/>
        <w:keepNext/>
        <w:ind w:firstLineChars="0" w:firstLine="0"/>
        <w:jc w:val="left"/>
      </w:pPr>
      <w:r>
        <w:rPr>
          <w:noProof/>
        </w:rPr>
        <w:drawing>
          <wp:inline distT="0" distB="0" distL="0" distR="0">
            <wp:extent cx="2967990" cy="2044065"/>
            <wp:effectExtent l="0" t="0" r="3810" b="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979749" cy="2052521"/>
                    </a:xfrm>
                    <a:prstGeom prst="rect">
                      <a:avLst/>
                    </a:prstGeom>
                    <a:noFill/>
                    <a:ln>
                      <a:noFill/>
                    </a:ln>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w:t>
      </w:r>
      <w:r>
        <w:rPr>
          <w:rFonts w:ascii="宋体" w:eastAsia="宋体" w:hAnsi="宋体"/>
          <w:sz w:val="15"/>
          <w:szCs w:val="15"/>
        </w:rPr>
        <w:fldChar w:fldCharType="end"/>
      </w:r>
      <w:r>
        <w:rPr>
          <w:rFonts w:ascii="宋体" w:eastAsia="宋体" w:hAnsi="宋体" w:hint="eastAsia"/>
          <w:sz w:val="15"/>
          <w:szCs w:val="15"/>
        </w:rPr>
        <w:t xml:space="preserve"> 租户管理员用例图</w:t>
      </w:r>
    </w:p>
    <w:p w:rsidR="00022783" w:rsidRDefault="00902E9E">
      <w:pPr>
        <w:pStyle w:val="a0"/>
        <w:ind w:firstLine="360"/>
      </w:pPr>
      <w:r>
        <w:rPr>
          <w:rFonts w:hint="eastAsia"/>
        </w:rPr>
        <w:t>主要功能描述如下：</w:t>
      </w:r>
    </w:p>
    <w:p w:rsidR="00022783" w:rsidRDefault="00902E9E">
      <w:pPr>
        <w:pStyle w:val="a0"/>
        <w:numPr>
          <w:ilvl w:val="0"/>
          <w:numId w:val="5"/>
        </w:numPr>
        <w:ind w:firstLineChars="0"/>
        <w:rPr>
          <w:szCs w:val="18"/>
        </w:rPr>
      </w:pPr>
      <w:r>
        <w:rPr>
          <w:rFonts w:hint="eastAsia"/>
          <w:szCs w:val="18"/>
        </w:rPr>
        <w:t>管理通话</w:t>
      </w:r>
      <w:r>
        <w:rPr>
          <w:szCs w:val="18"/>
        </w:rPr>
        <w:t>记录</w:t>
      </w:r>
      <w:r>
        <w:rPr>
          <w:rFonts w:hint="eastAsia"/>
          <w:szCs w:val="18"/>
        </w:rPr>
        <w:t>：租户管理员</w:t>
      </w:r>
      <w:r>
        <w:rPr>
          <w:szCs w:val="18"/>
        </w:rPr>
        <w:t>在该模块可以查看到自己租户下所有分机产生的通话记录，并且可以下载每个通话记录对应的音频文件，</w:t>
      </w:r>
      <w:r>
        <w:rPr>
          <w:rFonts w:hint="eastAsia"/>
          <w:szCs w:val="18"/>
        </w:rPr>
        <w:t>还可</w:t>
      </w:r>
      <w:r>
        <w:rPr>
          <w:szCs w:val="18"/>
        </w:rPr>
        <w:t>导出所有通话记录</w:t>
      </w:r>
      <w:r>
        <w:rPr>
          <w:rFonts w:hint="eastAsia"/>
          <w:szCs w:val="18"/>
        </w:rPr>
        <w:t>。</w:t>
      </w:r>
    </w:p>
    <w:p w:rsidR="00022783" w:rsidRDefault="00902E9E">
      <w:pPr>
        <w:pStyle w:val="a0"/>
        <w:numPr>
          <w:ilvl w:val="0"/>
          <w:numId w:val="5"/>
        </w:numPr>
        <w:ind w:firstLineChars="0"/>
        <w:rPr>
          <w:szCs w:val="18"/>
        </w:rPr>
      </w:pPr>
      <w:r>
        <w:rPr>
          <w:rFonts w:hint="eastAsia"/>
          <w:szCs w:val="18"/>
        </w:rPr>
        <w:t>设置</w:t>
      </w:r>
      <w:r>
        <w:rPr>
          <w:szCs w:val="18"/>
        </w:rPr>
        <w:t>工作时间</w:t>
      </w:r>
      <w:r>
        <w:rPr>
          <w:rFonts w:hint="eastAsia"/>
          <w:szCs w:val="18"/>
        </w:rPr>
        <w:t>：租户管理员</w:t>
      </w:r>
      <w:r w:rsidR="00020773">
        <w:rPr>
          <w:rFonts w:hint="eastAsia"/>
          <w:szCs w:val="18"/>
        </w:rPr>
        <w:t>可以设置当前一年</w:t>
      </w:r>
      <w:r w:rsidR="00020773">
        <w:rPr>
          <w:szCs w:val="18"/>
        </w:rPr>
        <w:t>的</w:t>
      </w:r>
      <w:r w:rsidR="00020773">
        <w:rPr>
          <w:rFonts w:hint="eastAsia"/>
          <w:szCs w:val="18"/>
        </w:rPr>
        <w:t>分机</w:t>
      </w:r>
      <w:r w:rsidR="00020773">
        <w:rPr>
          <w:szCs w:val="18"/>
        </w:rPr>
        <w:t>的</w:t>
      </w:r>
      <w:r w:rsidR="00020773">
        <w:rPr>
          <w:rFonts w:hint="eastAsia"/>
          <w:szCs w:val="18"/>
        </w:rPr>
        <w:t>工作</w:t>
      </w:r>
      <w:r w:rsidR="00020773">
        <w:rPr>
          <w:szCs w:val="18"/>
        </w:rPr>
        <w:t>时段。</w:t>
      </w:r>
    </w:p>
    <w:p w:rsidR="00022783" w:rsidRDefault="00902E9E">
      <w:pPr>
        <w:pStyle w:val="a0"/>
        <w:numPr>
          <w:ilvl w:val="0"/>
          <w:numId w:val="5"/>
        </w:numPr>
        <w:ind w:firstLineChars="0"/>
        <w:rPr>
          <w:szCs w:val="18"/>
        </w:rPr>
      </w:pPr>
      <w:r>
        <w:rPr>
          <w:rFonts w:hint="eastAsia"/>
          <w:szCs w:val="18"/>
        </w:rPr>
        <w:t>黑名单</w:t>
      </w:r>
      <w:r>
        <w:rPr>
          <w:szCs w:val="18"/>
        </w:rPr>
        <w:t>管理</w:t>
      </w:r>
      <w:r>
        <w:rPr>
          <w:rFonts w:hint="eastAsia"/>
          <w:szCs w:val="18"/>
        </w:rPr>
        <w:t>：</w:t>
      </w:r>
      <w:r w:rsidR="00020773">
        <w:rPr>
          <w:rFonts w:hint="eastAsia"/>
          <w:szCs w:val="18"/>
        </w:rPr>
        <w:t>管理主叫</w:t>
      </w:r>
      <w:r w:rsidR="00020773">
        <w:rPr>
          <w:szCs w:val="18"/>
        </w:rPr>
        <w:t>被叫黑名单，导</w:t>
      </w:r>
      <w:r w:rsidR="004916BD">
        <w:rPr>
          <w:rFonts w:hint="eastAsia"/>
          <w:szCs w:val="18"/>
        </w:rPr>
        <w:t>入</w:t>
      </w:r>
      <w:r w:rsidR="00020773">
        <w:rPr>
          <w:szCs w:val="18"/>
        </w:rPr>
        <w:t>等功能。</w:t>
      </w:r>
    </w:p>
    <w:p w:rsidR="00022783" w:rsidRDefault="00902E9E">
      <w:pPr>
        <w:pStyle w:val="a0"/>
        <w:numPr>
          <w:ilvl w:val="0"/>
          <w:numId w:val="5"/>
        </w:numPr>
        <w:ind w:firstLineChars="0"/>
        <w:rPr>
          <w:szCs w:val="18"/>
        </w:rPr>
      </w:pPr>
      <w:r>
        <w:rPr>
          <w:rFonts w:hint="eastAsia"/>
          <w:szCs w:val="18"/>
        </w:rPr>
        <w:t>管理分机</w:t>
      </w:r>
      <w:r>
        <w:rPr>
          <w:szCs w:val="18"/>
        </w:rPr>
        <w:t>和分机组</w:t>
      </w:r>
      <w:r>
        <w:rPr>
          <w:rFonts w:hint="eastAsia"/>
          <w:szCs w:val="18"/>
        </w:rPr>
        <w:t>：租户管理员可以</w:t>
      </w:r>
      <w:r>
        <w:rPr>
          <w:szCs w:val="18"/>
        </w:rPr>
        <w:t>通过分机管理模块</w:t>
      </w:r>
      <w:r w:rsidR="00020773">
        <w:rPr>
          <w:rFonts w:hint="eastAsia"/>
          <w:szCs w:val="18"/>
        </w:rPr>
        <w:t>管理</w:t>
      </w:r>
      <w:r>
        <w:rPr>
          <w:rFonts w:hint="eastAsia"/>
          <w:szCs w:val="18"/>
        </w:rPr>
        <w:t>分机，</w:t>
      </w:r>
      <w:r>
        <w:rPr>
          <w:szCs w:val="18"/>
        </w:rPr>
        <w:t>批量重置分机密码</w:t>
      </w:r>
      <w:r w:rsidR="00020773">
        <w:rPr>
          <w:szCs w:val="18"/>
        </w:rPr>
        <w:t>等。</w:t>
      </w:r>
      <w:r w:rsidR="00020773">
        <w:rPr>
          <w:szCs w:val="18"/>
        </w:rPr>
        <w:t xml:space="preserve"> </w:t>
      </w:r>
    </w:p>
    <w:p w:rsidR="00022783" w:rsidRDefault="00902E9E">
      <w:pPr>
        <w:pStyle w:val="a0"/>
        <w:numPr>
          <w:ilvl w:val="0"/>
          <w:numId w:val="5"/>
        </w:numPr>
        <w:ind w:firstLineChars="0"/>
        <w:rPr>
          <w:szCs w:val="18"/>
        </w:rPr>
      </w:pPr>
      <w:r>
        <w:rPr>
          <w:rFonts w:hint="eastAsia"/>
          <w:szCs w:val="18"/>
        </w:rPr>
        <w:t>查看企业</w:t>
      </w:r>
      <w:r>
        <w:rPr>
          <w:szCs w:val="18"/>
        </w:rPr>
        <w:t>账户</w:t>
      </w:r>
      <w:r>
        <w:rPr>
          <w:rFonts w:hint="eastAsia"/>
          <w:szCs w:val="18"/>
        </w:rPr>
        <w:t>信息：租户管理员</w:t>
      </w:r>
      <w:r>
        <w:rPr>
          <w:szCs w:val="18"/>
        </w:rPr>
        <w:t>可在此模块中查看到自己企业的基本信息，包括企业账户名，</w:t>
      </w:r>
      <w:r>
        <w:rPr>
          <w:rFonts w:hint="eastAsia"/>
          <w:szCs w:val="18"/>
        </w:rPr>
        <w:t>分机</w:t>
      </w:r>
      <w:r>
        <w:rPr>
          <w:szCs w:val="18"/>
        </w:rPr>
        <w:t>，分机组</w:t>
      </w:r>
      <w:r>
        <w:rPr>
          <w:rFonts w:hint="eastAsia"/>
          <w:szCs w:val="18"/>
        </w:rPr>
        <w:t>，</w:t>
      </w:r>
      <w:r>
        <w:rPr>
          <w:szCs w:val="18"/>
        </w:rPr>
        <w:t>IVR</w:t>
      </w:r>
      <w:r>
        <w:rPr>
          <w:szCs w:val="18"/>
        </w:rPr>
        <w:t>等</w:t>
      </w:r>
      <w:r>
        <w:rPr>
          <w:rFonts w:hint="eastAsia"/>
          <w:szCs w:val="18"/>
        </w:rPr>
        <w:t>项目</w:t>
      </w:r>
      <w:r>
        <w:rPr>
          <w:szCs w:val="18"/>
        </w:rPr>
        <w:t>的开通情况</w:t>
      </w:r>
      <w:r>
        <w:rPr>
          <w:rFonts w:hint="eastAsia"/>
          <w:szCs w:val="18"/>
        </w:rPr>
        <w:t>。</w:t>
      </w:r>
    </w:p>
    <w:p w:rsidR="00022783" w:rsidRDefault="00902E9E">
      <w:pPr>
        <w:pStyle w:val="a0"/>
        <w:numPr>
          <w:ilvl w:val="0"/>
          <w:numId w:val="5"/>
        </w:numPr>
        <w:ind w:firstLineChars="0"/>
        <w:rPr>
          <w:szCs w:val="18"/>
        </w:rPr>
      </w:pPr>
      <w:r>
        <w:rPr>
          <w:rFonts w:hint="eastAsia"/>
          <w:szCs w:val="18"/>
        </w:rPr>
        <w:t>修改密码：</w:t>
      </w:r>
      <w:r w:rsidR="00020773">
        <w:rPr>
          <w:rFonts w:hint="eastAsia"/>
          <w:szCs w:val="18"/>
        </w:rPr>
        <w:t>租户管理员可以</w:t>
      </w:r>
      <w:r w:rsidR="00020773">
        <w:rPr>
          <w:szCs w:val="18"/>
        </w:rPr>
        <w:t>修改密码。</w:t>
      </w:r>
    </w:p>
    <w:p w:rsidR="00321BBF" w:rsidRDefault="00321BBF" w:rsidP="00321BBF">
      <w:pPr>
        <w:pStyle w:val="a0"/>
        <w:ind w:firstLineChars="0" w:firstLine="0"/>
        <w:rPr>
          <w:szCs w:val="18"/>
        </w:rPr>
      </w:pPr>
    </w:p>
    <w:p w:rsidR="00022783" w:rsidRDefault="00902E9E" w:rsidP="00321BBF">
      <w:pPr>
        <w:pStyle w:val="a0"/>
        <w:ind w:firstLine="360"/>
        <w:rPr>
          <w:szCs w:val="18"/>
        </w:rPr>
      </w:pPr>
      <w:r>
        <w:rPr>
          <w:rFonts w:hint="eastAsia"/>
          <w:szCs w:val="18"/>
        </w:rPr>
        <w:t>运营</w:t>
      </w:r>
      <w:r>
        <w:rPr>
          <w:szCs w:val="18"/>
        </w:rPr>
        <w:t>管理员是</w:t>
      </w:r>
      <w:r>
        <w:rPr>
          <w:rFonts w:hint="eastAsia"/>
          <w:szCs w:val="18"/>
        </w:rPr>
        <w:t>面向</w:t>
      </w:r>
      <w:r>
        <w:rPr>
          <w:szCs w:val="18"/>
        </w:rPr>
        <w:t>本系统所有租户的角色，</w:t>
      </w:r>
      <w:r>
        <w:rPr>
          <w:rFonts w:hint="eastAsia"/>
          <w:szCs w:val="18"/>
        </w:rPr>
        <w:t>其拥有</w:t>
      </w:r>
      <w:r>
        <w:rPr>
          <w:szCs w:val="18"/>
        </w:rPr>
        <w:t>导出运营报表</w:t>
      </w:r>
      <w:r>
        <w:rPr>
          <w:rFonts w:hint="eastAsia"/>
          <w:szCs w:val="18"/>
        </w:rPr>
        <w:t>和</w:t>
      </w:r>
      <w:r>
        <w:rPr>
          <w:szCs w:val="18"/>
        </w:rPr>
        <w:t>租户设置两个模块的功能</w:t>
      </w:r>
      <w:r>
        <w:rPr>
          <w:rFonts w:hint="eastAsia"/>
          <w:szCs w:val="18"/>
        </w:rPr>
        <w:t>。</w:t>
      </w:r>
      <w:r>
        <w:rPr>
          <w:szCs w:val="18"/>
        </w:rPr>
        <w:t>用例</w:t>
      </w:r>
      <w:r>
        <w:rPr>
          <w:rFonts w:hint="eastAsia"/>
          <w:szCs w:val="18"/>
        </w:rPr>
        <w:t>图</w:t>
      </w:r>
      <w:r>
        <w:rPr>
          <w:szCs w:val="18"/>
        </w:rPr>
        <w:t>如下：</w:t>
      </w:r>
    </w:p>
    <w:p w:rsidR="00022783" w:rsidRDefault="00902E9E">
      <w:pPr>
        <w:pStyle w:val="a0"/>
        <w:ind w:left="357" w:firstLine="360"/>
        <w:rPr>
          <w:szCs w:val="18"/>
        </w:rPr>
      </w:pPr>
      <w:r>
        <w:rPr>
          <w:noProof/>
        </w:rPr>
        <w:drawing>
          <wp:inline distT="0" distB="0" distL="0" distR="0">
            <wp:extent cx="1916264" cy="1614027"/>
            <wp:effectExtent l="0" t="0" r="8255" b="571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noChangeArrowheads="1"/>
                    </pic:cNvPicPr>
                  </pic:nvPicPr>
                  <pic:blipFill>
                    <a:blip r:embed="rId22">
                      <a:extLst>
                        <a:ext uri="{28A0092B-C50C-407E-A947-70E740481C1C}">
                          <a14:useLocalDpi xmlns:a14="http://schemas.microsoft.com/office/drawing/2010/main" val="0"/>
                        </a:ext>
                      </a:extLst>
                    </a:blip>
                    <a:srcRect l="9149" t="11271" r="10283" b="7713"/>
                    <a:stretch>
                      <a:fillRect/>
                    </a:stretch>
                  </pic:blipFill>
                  <pic:spPr>
                    <a:xfrm>
                      <a:off x="0" y="0"/>
                      <a:ext cx="1919678" cy="1616903"/>
                    </a:xfrm>
                    <a:prstGeom prst="rect">
                      <a:avLst/>
                    </a:prstGeom>
                    <a:noFill/>
                    <a:ln>
                      <a:noFill/>
                    </a:ln>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3</w:t>
      </w:r>
      <w:r>
        <w:rPr>
          <w:rFonts w:ascii="宋体" w:eastAsia="宋体" w:hAnsi="宋体"/>
          <w:sz w:val="15"/>
          <w:szCs w:val="15"/>
        </w:rPr>
        <w:fldChar w:fldCharType="end"/>
      </w:r>
      <w:r>
        <w:rPr>
          <w:rFonts w:ascii="宋体" w:eastAsia="宋体" w:hAnsi="宋体" w:hint="eastAsia"/>
          <w:sz w:val="15"/>
          <w:szCs w:val="15"/>
        </w:rPr>
        <w:t xml:space="preserve"> 运营管理员用例图</w:t>
      </w:r>
    </w:p>
    <w:p w:rsidR="00022783" w:rsidRDefault="00902E9E">
      <w:pPr>
        <w:pStyle w:val="a0"/>
        <w:ind w:firstLine="360"/>
      </w:pPr>
      <w:r>
        <w:rPr>
          <w:rFonts w:hint="eastAsia"/>
        </w:rPr>
        <w:t>主要功能描述如下：</w:t>
      </w:r>
    </w:p>
    <w:p w:rsidR="00022783" w:rsidRDefault="00902E9E">
      <w:pPr>
        <w:pStyle w:val="a0"/>
        <w:numPr>
          <w:ilvl w:val="0"/>
          <w:numId w:val="5"/>
        </w:numPr>
        <w:ind w:firstLineChars="0"/>
        <w:rPr>
          <w:szCs w:val="18"/>
        </w:rPr>
      </w:pPr>
      <w:r>
        <w:rPr>
          <w:rFonts w:hint="eastAsia"/>
          <w:szCs w:val="18"/>
        </w:rPr>
        <w:t>导出话务</w:t>
      </w:r>
      <w:r>
        <w:rPr>
          <w:szCs w:val="18"/>
        </w:rPr>
        <w:t>报表</w:t>
      </w:r>
      <w:r>
        <w:rPr>
          <w:rFonts w:hint="eastAsia"/>
          <w:szCs w:val="18"/>
        </w:rPr>
        <w:t>：</w:t>
      </w:r>
      <w:r w:rsidR="00664EDD">
        <w:rPr>
          <w:rFonts w:hint="eastAsia"/>
          <w:szCs w:val="18"/>
        </w:rPr>
        <w:t>运营</w:t>
      </w:r>
      <w:r>
        <w:rPr>
          <w:rFonts w:hint="eastAsia"/>
          <w:szCs w:val="18"/>
        </w:rPr>
        <w:t>管理员</w:t>
      </w:r>
      <w:r>
        <w:rPr>
          <w:szCs w:val="18"/>
        </w:rPr>
        <w:t>在该模块可以查看到自己租户下所有分机产生的通话记录，并且可以下载每个通话记录对应的音频文件，</w:t>
      </w:r>
      <w:r>
        <w:rPr>
          <w:rFonts w:hint="eastAsia"/>
          <w:szCs w:val="18"/>
        </w:rPr>
        <w:t>还可</w:t>
      </w:r>
      <w:r>
        <w:rPr>
          <w:szCs w:val="18"/>
        </w:rPr>
        <w:t>导出所有通话记录</w:t>
      </w:r>
      <w:r>
        <w:rPr>
          <w:rFonts w:hint="eastAsia"/>
          <w:szCs w:val="18"/>
        </w:rPr>
        <w:t>。</w:t>
      </w:r>
    </w:p>
    <w:p w:rsidR="00022783" w:rsidRDefault="00902E9E">
      <w:pPr>
        <w:pStyle w:val="a0"/>
        <w:numPr>
          <w:ilvl w:val="0"/>
          <w:numId w:val="5"/>
        </w:numPr>
        <w:ind w:firstLineChars="0"/>
        <w:rPr>
          <w:szCs w:val="18"/>
        </w:rPr>
      </w:pPr>
      <w:r>
        <w:rPr>
          <w:rFonts w:hint="eastAsia"/>
          <w:szCs w:val="18"/>
        </w:rPr>
        <w:t>租户开户：运营管理员</w:t>
      </w:r>
      <w:r>
        <w:rPr>
          <w:szCs w:val="18"/>
        </w:rPr>
        <w:t>也可以进行开户操作</w:t>
      </w:r>
      <w:r>
        <w:rPr>
          <w:rFonts w:hint="eastAsia"/>
          <w:szCs w:val="18"/>
        </w:rPr>
        <w:t>，停用</w:t>
      </w:r>
      <w:r>
        <w:rPr>
          <w:szCs w:val="18"/>
        </w:rPr>
        <w:t>租户等。</w:t>
      </w:r>
    </w:p>
    <w:p w:rsidR="00022783" w:rsidRDefault="00902E9E">
      <w:pPr>
        <w:pStyle w:val="a0"/>
        <w:numPr>
          <w:ilvl w:val="0"/>
          <w:numId w:val="5"/>
        </w:numPr>
        <w:ind w:firstLineChars="0"/>
        <w:rPr>
          <w:szCs w:val="18"/>
        </w:rPr>
      </w:pPr>
      <w:r>
        <w:rPr>
          <w:rFonts w:hint="eastAsia"/>
          <w:szCs w:val="18"/>
        </w:rPr>
        <w:t>租户设置：在租户</w:t>
      </w:r>
      <w:r>
        <w:rPr>
          <w:szCs w:val="18"/>
        </w:rPr>
        <w:t>设置</w:t>
      </w:r>
      <w:r>
        <w:rPr>
          <w:rFonts w:hint="eastAsia"/>
          <w:szCs w:val="18"/>
        </w:rPr>
        <w:t>中</w:t>
      </w:r>
      <w:r>
        <w:rPr>
          <w:szCs w:val="18"/>
        </w:rPr>
        <w:t>可以对对应租户</w:t>
      </w:r>
      <w:r>
        <w:rPr>
          <w:rFonts w:hint="eastAsia"/>
          <w:szCs w:val="18"/>
        </w:rPr>
        <w:t>下的</w:t>
      </w:r>
      <w:r>
        <w:rPr>
          <w:szCs w:val="18"/>
        </w:rPr>
        <w:t>分</w:t>
      </w:r>
      <w:r>
        <w:rPr>
          <w:szCs w:val="18"/>
        </w:rPr>
        <w:lastRenderedPageBreak/>
        <w:t>机，分机组，</w:t>
      </w:r>
      <w:r>
        <w:rPr>
          <w:szCs w:val="18"/>
        </w:rPr>
        <w:t>IVR</w:t>
      </w:r>
      <w:r>
        <w:rPr>
          <w:rFonts w:hint="eastAsia"/>
          <w:szCs w:val="18"/>
        </w:rPr>
        <w:t>菜单等</w:t>
      </w:r>
      <w:r>
        <w:rPr>
          <w:szCs w:val="18"/>
        </w:rPr>
        <w:t>进行管理设置。</w:t>
      </w:r>
    </w:p>
    <w:p w:rsidR="00321BBF" w:rsidRDefault="00321BBF" w:rsidP="00321BBF">
      <w:pPr>
        <w:pStyle w:val="a0"/>
        <w:ind w:firstLineChars="0"/>
        <w:rPr>
          <w:szCs w:val="18"/>
        </w:rPr>
      </w:pPr>
    </w:p>
    <w:p w:rsidR="00022783" w:rsidRDefault="00902E9E" w:rsidP="00321BBF">
      <w:pPr>
        <w:pStyle w:val="a0"/>
        <w:ind w:firstLine="360"/>
        <w:rPr>
          <w:szCs w:val="18"/>
        </w:rPr>
      </w:pPr>
      <w:r>
        <w:rPr>
          <w:rFonts w:hint="eastAsia"/>
          <w:szCs w:val="18"/>
        </w:rPr>
        <w:t>普通分机</w:t>
      </w:r>
      <w:r>
        <w:rPr>
          <w:szCs w:val="18"/>
        </w:rPr>
        <w:t>用户是指每个</w:t>
      </w:r>
      <w:r>
        <w:rPr>
          <w:rFonts w:hint="eastAsia"/>
          <w:szCs w:val="18"/>
        </w:rPr>
        <w:t>租户</w:t>
      </w:r>
      <w:r>
        <w:rPr>
          <w:szCs w:val="18"/>
        </w:rPr>
        <w:t>下面</w:t>
      </w:r>
      <w:r>
        <w:rPr>
          <w:rFonts w:hint="eastAsia"/>
          <w:szCs w:val="18"/>
        </w:rPr>
        <w:t>的</w:t>
      </w:r>
      <w:r>
        <w:rPr>
          <w:szCs w:val="18"/>
        </w:rPr>
        <w:t>每个分机对应的用户</w:t>
      </w:r>
      <w:r>
        <w:rPr>
          <w:rFonts w:hint="eastAsia"/>
          <w:szCs w:val="18"/>
        </w:rPr>
        <w:t>，系统</w:t>
      </w:r>
      <w:r>
        <w:rPr>
          <w:szCs w:val="18"/>
        </w:rPr>
        <w:t>给分机用户分配分机号码</w:t>
      </w:r>
      <w:r>
        <w:rPr>
          <w:rFonts w:hint="eastAsia"/>
          <w:szCs w:val="18"/>
        </w:rPr>
        <w:t>后</w:t>
      </w:r>
      <w:r>
        <w:rPr>
          <w:szCs w:val="18"/>
        </w:rPr>
        <w:t>，并且分机注册成功，则</w:t>
      </w:r>
      <w:r>
        <w:rPr>
          <w:rFonts w:hint="eastAsia"/>
          <w:szCs w:val="18"/>
        </w:rPr>
        <w:t>分机用户</w:t>
      </w:r>
      <w:r>
        <w:rPr>
          <w:szCs w:val="18"/>
        </w:rPr>
        <w:t>可进行拨打接听电话，</w:t>
      </w:r>
      <w:r>
        <w:rPr>
          <w:rFonts w:hint="eastAsia"/>
          <w:szCs w:val="18"/>
        </w:rPr>
        <w:t>在</w:t>
      </w:r>
      <w:r>
        <w:rPr>
          <w:szCs w:val="18"/>
        </w:rPr>
        <w:t>本系统中，分机用户可查看到自己分机的基本信息</w:t>
      </w:r>
      <w:r>
        <w:rPr>
          <w:rFonts w:hint="eastAsia"/>
          <w:szCs w:val="18"/>
        </w:rPr>
        <w:t>并且</w:t>
      </w:r>
      <w:r>
        <w:rPr>
          <w:szCs w:val="18"/>
        </w:rPr>
        <w:t>提供修改免打扰设置功能，以及相关的话务详单</w:t>
      </w:r>
      <w:r>
        <w:rPr>
          <w:rFonts w:hint="eastAsia"/>
          <w:szCs w:val="18"/>
        </w:rPr>
        <w:t>等</w:t>
      </w:r>
      <w:r>
        <w:rPr>
          <w:szCs w:val="18"/>
        </w:rPr>
        <w:t>，同样提供下载对应音频功能。用例</w:t>
      </w:r>
      <w:r>
        <w:rPr>
          <w:rFonts w:hint="eastAsia"/>
          <w:szCs w:val="18"/>
        </w:rPr>
        <w:t>图</w:t>
      </w:r>
      <w:r>
        <w:rPr>
          <w:szCs w:val="18"/>
        </w:rPr>
        <w:t>如下：</w:t>
      </w:r>
    </w:p>
    <w:p w:rsidR="00022783" w:rsidRDefault="00902E9E">
      <w:pPr>
        <w:pStyle w:val="a0"/>
        <w:keepNext/>
        <w:ind w:firstLineChars="0" w:firstLine="0"/>
        <w:jc w:val="left"/>
      </w:pPr>
      <w:r>
        <w:rPr>
          <w:noProof/>
        </w:rPr>
        <w:drawing>
          <wp:inline distT="0" distB="0" distL="0" distR="0">
            <wp:extent cx="3114040" cy="2139315"/>
            <wp:effectExtent l="0" t="0" r="0" b="0"/>
            <wp:docPr id="4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120380" cy="2143611"/>
                    </a:xfrm>
                    <a:prstGeom prst="rect">
                      <a:avLst/>
                    </a:prstGeom>
                    <a:noFill/>
                    <a:ln>
                      <a:noFill/>
                    </a:ln>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4</w:t>
      </w:r>
      <w:r>
        <w:rPr>
          <w:rFonts w:ascii="宋体" w:eastAsia="宋体" w:hAnsi="宋体"/>
          <w:sz w:val="15"/>
          <w:szCs w:val="15"/>
        </w:rPr>
        <w:fldChar w:fldCharType="end"/>
      </w:r>
      <w:r>
        <w:rPr>
          <w:rFonts w:ascii="宋体" w:eastAsia="宋体" w:hAnsi="宋体" w:hint="eastAsia"/>
          <w:sz w:val="15"/>
          <w:szCs w:val="15"/>
        </w:rPr>
        <w:t xml:space="preserve"> 普通分机</w:t>
      </w:r>
      <w:r>
        <w:rPr>
          <w:rFonts w:ascii="宋体" w:eastAsia="宋体" w:hAnsi="宋体"/>
          <w:sz w:val="15"/>
          <w:szCs w:val="15"/>
        </w:rPr>
        <w:t>用户</w:t>
      </w:r>
      <w:r>
        <w:rPr>
          <w:rFonts w:ascii="宋体" w:eastAsia="宋体" w:hAnsi="宋体" w:hint="eastAsia"/>
          <w:sz w:val="15"/>
          <w:szCs w:val="15"/>
        </w:rPr>
        <w:t>用例图</w:t>
      </w:r>
    </w:p>
    <w:p w:rsidR="00022783" w:rsidRDefault="00902E9E">
      <w:pPr>
        <w:pStyle w:val="a0"/>
        <w:ind w:firstLine="360"/>
      </w:pPr>
      <w:r>
        <w:rPr>
          <w:rFonts w:hint="eastAsia"/>
        </w:rPr>
        <w:t>主要功能描述如下：</w:t>
      </w:r>
    </w:p>
    <w:p w:rsidR="00022783" w:rsidRDefault="00902E9E">
      <w:pPr>
        <w:pStyle w:val="a0"/>
        <w:numPr>
          <w:ilvl w:val="0"/>
          <w:numId w:val="5"/>
        </w:numPr>
        <w:ind w:firstLineChars="0"/>
        <w:rPr>
          <w:szCs w:val="18"/>
        </w:rPr>
      </w:pPr>
      <w:r>
        <w:rPr>
          <w:rFonts w:hint="eastAsia"/>
          <w:szCs w:val="18"/>
        </w:rPr>
        <w:t>设置</w:t>
      </w:r>
      <w:r>
        <w:rPr>
          <w:szCs w:val="18"/>
        </w:rPr>
        <w:t>免打扰</w:t>
      </w:r>
      <w:r>
        <w:rPr>
          <w:rFonts w:hint="eastAsia"/>
          <w:szCs w:val="18"/>
        </w:rPr>
        <w:t>：</w:t>
      </w:r>
      <w:r w:rsidR="00020773">
        <w:rPr>
          <w:rFonts w:hint="eastAsia"/>
          <w:szCs w:val="18"/>
        </w:rPr>
        <w:t>可以在</w:t>
      </w:r>
      <w:r w:rsidR="00020773">
        <w:rPr>
          <w:szCs w:val="18"/>
        </w:rPr>
        <w:t>分机账户信息中设置免打扰。</w:t>
      </w:r>
    </w:p>
    <w:p w:rsidR="00022783" w:rsidRDefault="00902E9E">
      <w:pPr>
        <w:pStyle w:val="a0"/>
        <w:numPr>
          <w:ilvl w:val="0"/>
          <w:numId w:val="5"/>
        </w:numPr>
        <w:ind w:firstLineChars="0"/>
        <w:rPr>
          <w:szCs w:val="18"/>
        </w:rPr>
      </w:pPr>
      <w:r>
        <w:rPr>
          <w:rFonts w:hint="eastAsia"/>
          <w:szCs w:val="18"/>
        </w:rPr>
        <w:t>查看分机</w:t>
      </w:r>
      <w:r>
        <w:rPr>
          <w:szCs w:val="18"/>
        </w:rPr>
        <w:t>信息</w:t>
      </w:r>
      <w:r>
        <w:rPr>
          <w:rFonts w:hint="eastAsia"/>
          <w:szCs w:val="18"/>
        </w:rPr>
        <w:t>：在分机</w:t>
      </w:r>
      <w:r>
        <w:rPr>
          <w:szCs w:val="18"/>
        </w:rPr>
        <w:t>信息页面，可以查看到</w:t>
      </w:r>
      <w:r>
        <w:rPr>
          <w:rFonts w:hint="eastAsia"/>
          <w:szCs w:val="18"/>
        </w:rPr>
        <w:t>自己</w:t>
      </w:r>
      <w:r>
        <w:rPr>
          <w:szCs w:val="18"/>
        </w:rPr>
        <w:t>分机的基本信息，包括</w:t>
      </w:r>
      <w:r>
        <w:rPr>
          <w:rFonts w:hint="eastAsia"/>
          <w:szCs w:val="18"/>
        </w:rPr>
        <w:t>分机</w:t>
      </w:r>
      <w:r>
        <w:rPr>
          <w:szCs w:val="18"/>
        </w:rPr>
        <w:t>账号，外显号码，</w:t>
      </w:r>
      <w:r>
        <w:rPr>
          <w:szCs w:val="18"/>
        </w:rPr>
        <w:t>SIP</w:t>
      </w:r>
      <w:r>
        <w:rPr>
          <w:szCs w:val="18"/>
        </w:rPr>
        <w:t>账号信息等。</w:t>
      </w:r>
    </w:p>
    <w:p w:rsidR="00022783" w:rsidRDefault="00902E9E">
      <w:pPr>
        <w:pStyle w:val="a0"/>
        <w:numPr>
          <w:ilvl w:val="0"/>
          <w:numId w:val="5"/>
        </w:numPr>
        <w:ind w:firstLineChars="0"/>
        <w:rPr>
          <w:szCs w:val="18"/>
        </w:rPr>
      </w:pPr>
      <w:r>
        <w:rPr>
          <w:rFonts w:hint="eastAsia"/>
          <w:szCs w:val="18"/>
        </w:rPr>
        <w:t>查看</w:t>
      </w:r>
      <w:r>
        <w:rPr>
          <w:szCs w:val="18"/>
        </w:rPr>
        <w:t>通话记录</w:t>
      </w:r>
      <w:r>
        <w:rPr>
          <w:rFonts w:hint="eastAsia"/>
          <w:szCs w:val="18"/>
        </w:rPr>
        <w:t>：在通话记录页面，分机用户可以查看到与自己相关的通话记录，并且可以下载每个</w:t>
      </w:r>
      <w:r>
        <w:rPr>
          <w:szCs w:val="18"/>
        </w:rPr>
        <w:t>通话记录</w:t>
      </w:r>
      <w:r>
        <w:rPr>
          <w:rFonts w:hint="eastAsia"/>
          <w:szCs w:val="18"/>
        </w:rPr>
        <w:t>对应</w:t>
      </w:r>
      <w:r>
        <w:rPr>
          <w:szCs w:val="18"/>
        </w:rPr>
        <w:t>的音频文件</w:t>
      </w:r>
      <w:r>
        <w:rPr>
          <w:rFonts w:hint="eastAsia"/>
          <w:szCs w:val="18"/>
        </w:rPr>
        <w:t>。</w:t>
      </w:r>
    </w:p>
    <w:p w:rsidR="00022783" w:rsidRDefault="00902E9E">
      <w:pPr>
        <w:pStyle w:val="a0"/>
        <w:numPr>
          <w:ilvl w:val="0"/>
          <w:numId w:val="5"/>
        </w:numPr>
        <w:ind w:firstLineChars="0"/>
        <w:rPr>
          <w:szCs w:val="18"/>
        </w:rPr>
      </w:pPr>
      <w:r>
        <w:rPr>
          <w:rFonts w:hint="eastAsia"/>
          <w:szCs w:val="18"/>
        </w:rPr>
        <w:t>导出</w:t>
      </w:r>
      <w:r>
        <w:rPr>
          <w:szCs w:val="18"/>
        </w:rPr>
        <w:t>通话记录：</w:t>
      </w:r>
      <w:r>
        <w:rPr>
          <w:rFonts w:hint="eastAsia"/>
          <w:szCs w:val="18"/>
        </w:rPr>
        <w:t>在</w:t>
      </w:r>
      <w:r>
        <w:rPr>
          <w:szCs w:val="18"/>
        </w:rPr>
        <w:t>通话记录页面，分机用户可以通过点击导出按钮一次性导出该分机下所有通话记录信息。</w:t>
      </w:r>
    </w:p>
    <w:p w:rsidR="00022783" w:rsidRDefault="00902E9E">
      <w:pPr>
        <w:pStyle w:val="a0"/>
        <w:numPr>
          <w:ilvl w:val="0"/>
          <w:numId w:val="5"/>
        </w:numPr>
        <w:ind w:firstLineChars="0"/>
        <w:rPr>
          <w:szCs w:val="18"/>
        </w:rPr>
      </w:pPr>
      <w:r>
        <w:rPr>
          <w:rFonts w:hint="eastAsia"/>
          <w:szCs w:val="18"/>
        </w:rPr>
        <w:t>查看</w:t>
      </w:r>
      <w:r>
        <w:rPr>
          <w:szCs w:val="18"/>
        </w:rPr>
        <w:t>留言记录：</w:t>
      </w:r>
      <w:r w:rsidR="00020773">
        <w:rPr>
          <w:rFonts w:hint="eastAsia"/>
          <w:szCs w:val="18"/>
        </w:rPr>
        <w:t>分机用户</w:t>
      </w:r>
      <w:r w:rsidR="00020773">
        <w:rPr>
          <w:szCs w:val="18"/>
        </w:rPr>
        <w:t>可以看到自己分机的留言信息</w:t>
      </w:r>
      <w:r w:rsidR="00020773">
        <w:rPr>
          <w:rFonts w:hint="eastAsia"/>
          <w:szCs w:val="18"/>
        </w:rPr>
        <w:t>并且</w:t>
      </w:r>
      <w:r w:rsidR="00020773">
        <w:rPr>
          <w:szCs w:val="18"/>
        </w:rPr>
        <w:t>可以获取相应音频。</w:t>
      </w:r>
    </w:p>
    <w:p w:rsidR="00022783" w:rsidRDefault="00902E9E">
      <w:pPr>
        <w:pStyle w:val="a0"/>
        <w:numPr>
          <w:ilvl w:val="0"/>
          <w:numId w:val="5"/>
        </w:numPr>
        <w:ind w:firstLineChars="0"/>
        <w:rPr>
          <w:szCs w:val="18"/>
        </w:rPr>
      </w:pPr>
      <w:r>
        <w:rPr>
          <w:rFonts w:hint="eastAsia"/>
          <w:szCs w:val="18"/>
        </w:rPr>
        <w:t>批量</w:t>
      </w:r>
      <w:r>
        <w:rPr>
          <w:szCs w:val="18"/>
        </w:rPr>
        <w:t>删除留言记录：</w:t>
      </w:r>
      <w:r w:rsidR="00020773">
        <w:rPr>
          <w:rFonts w:hint="eastAsia"/>
          <w:szCs w:val="18"/>
        </w:rPr>
        <w:t>分机用户</w:t>
      </w:r>
      <w:r w:rsidR="00020773">
        <w:rPr>
          <w:szCs w:val="18"/>
        </w:rPr>
        <w:t>可以一键删除多个留言。</w:t>
      </w:r>
    </w:p>
    <w:p w:rsidR="00180491" w:rsidRDefault="00180491" w:rsidP="00180491">
      <w:pPr>
        <w:pStyle w:val="a0"/>
        <w:numPr>
          <w:ilvl w:val="0"/>
          <w:numId w:val="5"/>
        </w:numPr>
        <w:ind w:firstLineChars="0"/>
        <w:rPr>
          <w:szCs w:val="18"/>
        </w:rPr>
      </w:pPr>
      <w:r>
        <w:rPr>
          <w:rFonts w:hint="eastAsia"/>
          <w:szCs w:val="18"/>
        </w:rPr>
        <w:t>修改密码：分机用户可以</w:t>
      </w:r>
      <w:r>
        <w:rPr>
          <w:szCs w:val="18"/>
        </w:rPr>
        <w:t>修改密码。</w:t>
      </w:r>
    </w:p>
    <w:p w:rsidR="00022783" w:rsidRDefault="00022783">
      <w:pPr>
        <w:pStyle w:val="a0"/>
        <w:ind w:left="360" w:firstLineChars="0" w:firstLine="0"/>
        <w:rPr>
          <w:szCs w:val="18"/>
        </w:rPr>
      </w:pPr>
    </w:p>
    <w:p w:rsidR="00022783" w:rsidRDefault="00902E9E">
      <w:pPr>
        <w:pStyle w:val="2"/>
        <w:spacing w:before="60" w:after="60"/>
      </w:pPr>
      <w:r>
        <w:rPr>
          <w:rFonts w:hint="eastAsia"/>
        </w:rPr>
        <w:t>系统数据库设计</w:t>
      </w:r>
    </w:p>
    <w:p w:rsidR="00022783" w:rsidRDefault="00902E9E">
      <w:pPr>
        <w:pStyle w:val="3"/>
      </w:pPr>
      <w:r>
        <w:rPr>
          <w:rFonts w:hint="eastAsia"/>
        </w:rPr>
        <w:t>主要数据表</w:t>
      </w: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w:t>
      </w:r>
      <w:r>
        <w:rPr>
          <w:rFonts w:ascii="宋体" w:eastAsia="宋体" w:hAnsi="宋体"/>
          <w:sz w:val="15"/>
          <w:szCs w:val="15"/>
        </w:rPr>
        <w:fldChar w:fldCharType="end"/>
      </w:r>
      <w:r>
        <w:rPr>
          <w:rFonts w:ascii="宋体" w:eastAsia="宋体" w:hAnsi="宋体" w:hint="eastAsia"/>
          <w:sz w:val="15"/>
          <w:szCs w:val="15"/>
        </w:rPr>
        <w:t xml:space="preserve"> </w:t>
      </w:r>
      <w:r>
        <w:rPr>
          <w:rFonts w:ascii="宋体" w:eastAsia="宋体" w:hAnsi="宋体"/>
          <w:sz w:val="15"/>
          <w:szCs w:val="15"/>
        </w:rPr>
        <w:t xml:space="preserve"> </w:t>
      </w:r>
      <w:r>
        <w:rPr>
          <w:rFonts w:ascii="宋体" w:eastAsia="宋体" w:hAnsi="宋体" w:hint="eastAsia"/>
          <w:sz w:val="15"/>
          <w:szCs w:val="15"/>
        </w:rPr>
        <w:t>用户</w:t>
      </w:r>
      <w:r>
        <w:rPr>
          <w:rFonts w:ascii="宋体" w:eastAsia="宋体" w:hAnsi="宋体"/>
          <w:sz w:val="15"/>
          <w:szCs w:val="15"/>
        </w:rPr>
        <w:t>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6"/>
        <w:gridCol w:w="1270"/>
        <w:gridCol w:w="476"/>
        <w:gridCol w:w="634"/>
        <w:gridCol w:w="1111"/>
      </w:tblGrid>
      <w:tr w:rsidR="00022783">
        <w:trPr>
          <w:trHeight w:val="20"/>
        </w:trPr>
        <w:tc>
          <w:tcPr>
            <w:tcW w:w="110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27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7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6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1111"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27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7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634"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11"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角色</w:t>
            </w:r>
            <w:r>
              <w:rPr>
                <w:rFonts w:ascii="仿宋" w:eastAsia="仿宋" w:hAnsi="仿宋"/>
                <w:b/>
                <w:color w:val="000000"/>
                <w:sz w:val="15"/>
                <w:szCs w:val="15"/>
              </w:rPr>
              <w:t>id</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7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111"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username</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7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11"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用户名</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password</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7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1111"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密码</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7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11"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7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11"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ind w:firstLineChars="0" w:firstLine="0"/>
        <w:rPr>
          <w:rFonts w:ascii="宋体" w:hAnsi="宋体"/>
          <w:sz w:val="15"/>
          <w:szCs w:val="15"/>
        </w:rPr>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w:t>
      </w:r>
      <w:r>
        <w:rPr>
          <w:rFonts w:ascii="宋体" w:eastAsia="宋体" w:hAnsi="宋体"/>
          <w:sz w:val="15"/>
          <w:szCs w:val="15"/>
        </w:rPr>
        <w:fldChar w:fldCharType="end"/>
      </w:r>
      <w:r>
        <w:rPr>
          <w:rFonts w:ascii="宋体" w:eastAsia="宋体" w:hAnsi="宋体" w:hint="eastAsia"/>
          <w:sz w:val="15"/>
          <w:szCs w:val="15"/>
        </w:rPr>
        <w:t xml:space="preserve"> 角色</w:t>
      </w:r>
      <w:r>
        <w:rPr>
          <w:rFonts w:ascii="宋体" w:eastAsia="宋体" w:hAnsi="宋体"/>
          <w:sz w:val="15"/>
          <w:szCs w:val="15"/>
        </w:rPr>
        <w:t>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3"/>
        <w:gridCol w:w="1333"/>
        <w:gridCol w:w="435"/>
        <w:gridCol w:w="615"/>
        <w:gridCol w:w="971"/>
      </w:tblGrid>
      <w:tr w:rsidR="00022783">
        <w:trPr>
          <w:trHeight w:val="20"/>
        </w:trPr>
        <w:tc>
          <w:tcPr>
            <w:tcW w:w="1243"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字段</w:t>
            </w:r>
          </w:p>
        </w:tc>
        <w:tc>
          <w:tcPr>
            <w:tcW w:w="1333"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类型</w:t>
            </w:r>
          </w:p>
        </w:tc>
        <w:tc>
          <w:tcPr>
            <w:tcW w:w="435"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空</w:t>
            </w:r>
          </w:p>
        </w:tc>
        <w:tc>
          <w:tcPr>
            <w:tcW w:w="615"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默认</w:t>
            </w:r>
          </w:p>
        </w:tc>
        <w:tc>
          <w:tcPr>
            <w:tcW w:w="971"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注释</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uuid</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varchar(64)</w:t>
            </w:r>
          </w:p>
        </w:tc>
        <w:tc>
          <w:tcPr>
            <w:tcW w:w="43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否</w:t>
            </w:r>
          </w:p>
        </w:tc>
        <w:tc>
          <w:tcPr>
            <w:tcW w:w="615" w:type="dxa"/>
            <w:shd w:val="clear" w:color="auto" w:fill="auto"/>
          </w:tcPr>
          <w:p w:rsidR="00022783" w:rsidRDefault="00022783">
            <w:pPr>
              <w:overflowPunct w:val="0"/>
              <w:ind w:firstLineChars="0" w:firstLine="0"/>
              <w:jc w:val="center"/>
              <w:rPr>
                <w:rFonts w:ascii="仿宋" w:eastAsia="仿宋" w:hAnsi="仿宋"/>
                <w:b/>
                <w:bCs/>
                <w:color w:val="000000"/>
                <w:sz w:val="15"/>
                <w:szCs w:val="15"/>
              </w:rPr>
            </w:pP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角色</w:t>
            </w:r>
            <w:r>
              <w:rPr>
                <w:rFonts w:ascii="仿宋" w:eastAsia="仿宋" w:hAnsi="仿宋"/>
                <w:b/>
                <w:bCs/>
                <w:color w:val="000000"/>
                <w:sz w:val="15"/>
                <w:szCs w:val="15"/>
              </w:rPr>
              <w:t>id</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vlan_id</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int(11)</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0</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租户</w:t>
            </w:r>
            <w:r>
              <w:rPr>
                <w:rFonts w:ascii="仿宋" w:eastAsia="仿宋" w:hAnsi="仿宋"/>
                <w:b/>
                <w:bCs/>
                <w:color w:val="000000"/>
                <w:sz w:val="15"/>
                <w:szCs w:val="15"/>
              </w:rPr>
              <w:t>ID</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name</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varchar(50)</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角色名</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description</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varchar(255)</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描述</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menuId</w:t>
            </w:r>
          </w:p>
        </w:tc>
        <w:tc>
          <w:tcPr>
            <w:tcW w:w="1333" w:type="dxa"/>
            <w:shd w:val="clear" w:color="auto" w:fill="auto"/>
          </w:tcPr>
          <w:p w:rsidR="00022783" w:rsidRDefault="00902E9E">
            <w:pPr>
              <w:tabs>
                <w:tab w:val="left" w:pos="737"/>
              </w:tabs>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varchar(32)</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菜单</w:t>
            </w:r>
            <w:r>
              <w:rPr>
                <w:rFonts w:ascii="仿宋" w:eastAsia="仿宋" w:hAnsi="仿宋"/>
                <w:b/>
                <w:bCs/>
                <w:color w:val="000000"/>
                <w:sz w:val="15"/>
                <w:szCs w:val="15"/>
              </w:rPr>
              <w:t>ID</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create_at</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datetime</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创建时间</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update_at</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datetime</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更新时间</w:t>
            </w:r>
          </w:p>
        </w:tc>
      </w:tr>
    </w:tbl>
    <w:p w:rsidR="00022783" w:rsidRDefault="00022783">
      <w:pPr>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3</w:t>
      </w:r>
      <w:r>
        <w:rPr>
          <w:rFonts w:ascii="宋体" w:eastAsia="宋体" w:hAnsi="宋体"/>
          <w:sz w:val="15"/>
          <w:szCs w:val="15"/>
        </w:rPr>
        <w:fldChar w:fldCharType="end"/>
      </w:r>
      <w:r>
        <w:rPr>
          <w:rFonts w:ascii="宋体" w:eastAsia="宋体" w:hAnsi="宋体" w:hint="eastAsia"/>
          <w:sz w:val="15"/>
          <w:szCs w:val="15"/>
        </w:rPr>
        <w:t xml:space="preserve"> 用户角色</w:t>
      </w:r>
      <w:r>
        <w:rPr>
          <w:rFonts w:ascii="宋体" w:eastAsia="宋体" w:hAnsi="宋体"/>
          <w:sz w:val="15"/>
          <w:szCs w:val="15"/>
        </w:rPr>
        <w:t>关联</w:t>
      </w:r>
      <w:r>
        <w:rPr>
          <w:rFonts w:ascii="宋体" w:eastAsia="宋体" w:hAnsi="宋体" w:hint="eastAsia"/>
          <w:sz w:val="15"/>
          <w:szCs w:val="15"/>
        </w:rPr>
        <w:t>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3"/>
        <w:gridCol w:w="1077"/>
        <w:gridCol w:w="438"/>
        <w:gridCol w:w="519"/>
        <w:gridCol w:w="950"/>
      </w:tblGrid>
      <w:tr w:rsidR="00022783">
        <w:trPr>
          <w:trHeight w:val="20"/>
        </w:trPr>
        <w:tc>
          <w:tcPr>
            <w:tcW w:w="161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07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3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5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0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3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user_id</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3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用户</w:t>
            </w:r>
            <w:r>
              <w:rPr>
                <w:rFonts w:ascii="仿宋" w:eastAsia="仿宋" w:hAnsi="仿宋"/>
                <w:b/>
                <w:color w:val="000000"/>
                <w:sz w:val="15"/>
                <w:szCs w:val="15"/>
              </w:rPr>
              <w:t>id</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role_id</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3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角色ID</w:t>
            </w:r>
          </w:p>
        </w:tc>
      </w:tr>
    </w:tbl>
    <w:p w:rsidR="00022783" w:rsidRDefault="00022783">
      <w:pPr>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4</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菜单</w:t>
      </w:r>
      <w:r>
        <w:rPr>
          <w:rFonts w:ascii="宋体" w:eastAsia="宋体" w:hAnsi="宋体"/>
          <w:sz w:val="15"/>
          <w:szCs w:val="15"/>
        </w:rPr>
        <w:t>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menuText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text</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菜单正文</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descript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varchar(200)</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菜单描述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state</w:t>
            </w:r>
          </w:p>
        </w:tc>
        <w:tc>
          <w:tcPr>
            <w:tcW w:w="1124" w:type="dxa"/>
            <w:shd w:val="clear" w:color="auto" w:fill="auto"/>
          </w:tcPr>
          <w:p w:rsidR="00022783" w:rsidRDefault="00902E9E">
            <w:pPr>
              <w:tabs>
                <w:tab w:val="left" w:pos="737"/>
              </w:tabs>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tinyint(4)</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用来标志主菜单，只有主菜单为</w:t>
            </w:r>
            <w:r>
              <w:rPr>
                <w:rFonts w:ascii="仿宋" w:eastAsia="仿宋" w:hAnsi="仿宋"/>
                <w:b/>
                <w:color w:val="000000"/>
                <w:sz w:val="15"/>
                <w:szCs w:val="15"/>
              </w:rPr>
              <w:t>1其他均为0</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5</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角色菜单关联表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134"/>
        <w:gridCol w:w="425"/>
        <w:gridCol w:w="670"/>
        <w:gridCol w:w="955"/>
      </w:tblGrid>
      <w:tr w:rsidR="00022783" w:rsidTr="00321BBF">
        <w:trPr>
          <w:trHeight w:val="20"/>
        </w:trPr>
        <w:tc>
          <w:tcPr>
            <w:tcW w:w="1537" w:type="pct"/>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233" w:type="pct"/>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62" w:type="pct"/>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729" w:type="pct"/>
            <w:shd w:val="clear" w:color="auto" w:fill="BFBFBF"/>
          </w:tcPr>
          <w:p w:rsidR="00022783" w:rsidRDefault="00902E9E" w:rsidP="00321BBF">
            <w:pPr>
              <w:overflowPunct w:val="0"/>
              <w:ind w:firstLineChars="0" w:firstLine="0"/>
              <w:rPr>
                <w:rFonts w:ascii="仿宋" w:eastAsia="仿宋" w:hAnsi="仿宋" w:cs="宋体"/>
                <w:b/>
                <w:bCs/>
                <w:color w:val="000000"/>
                <w:sz w:val="15"/>
                <w:szCs w:val="15"/>
              </w:rPr>
            </w:pPr>
            <w:r>
              <w:rPr>
                <w:rFonts w:ascii="仿宋" w:eastAsia="仿宋" w:hAnsi="仿宋"/>
                <w:b/>
                <w:bCs/>
                <w:color w:val="000000"/>
                <w:sz w:val="15"/>
                <w:szCs w:val="15"/>
              </w:rPr>
              <w:t>默认</w:t>
            </w:r>
          </w:p>
        </w:tc>
        <w:tc>
          <w:tcPr>
            <w:tcW w:w="1039" w:type="pct"/>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rsidTr="00321BBF">
        <w:trPr>
          <w:trHeight w:val="20"/>
        </w:trPr>
        <w:tc>
          <w:tcPr>
            <w:tcW w:w="1537"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roleId</w:t>
            </w:r>
          </w:p>
        </w:tc>
        <w:tc>
          <w:tcPr>
            <w:tcW w:w="1233"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char(32)</w:t>
            </w:r>
          </w:p>
        </w:tc>
        <w:tc>
          <w:tcPr>
            <w:tcW w:w="462"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729" w:type="pct"/>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角色</w:t>
            </w:r>
            <w:r>
              <w:rPr>
                <w:rFonts w:ascii="仿宋" w:eastAsia="仿宋" w:hAnsi="仿宋"/>
                <w:b/>
                <w:color w:val="000000"/>
                <w:sz w:val="15"/>
                <w:szCs w:val="15"/>
              </w:rPr>
              <w:t>id</w:t>
            </w:r>
          </w:p>
        </w:tc>
      </w:tr>
      <w:tr w:rsidR="00022783" w:rsidTr="00321BBF">
        <w:trPr>
          <w:trHeight w:val="20"/>
        </w:trPr>
        <w:tc>
          <w:tcPr>
            <w:tcW w:w="1537"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233"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62"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729"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rsidTr="00321BBF">
        <w:trPr>
          <w:trHeight w:val="20"/>
        </w:trPr>
        <w:tc>
          <w:tcPr>
            <w:tcW w:w="1537"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menuId</w:t>
            </w:r>
          </w:p>
        </w:tc>
        <w:tc>
          <w:tcPr>
            <w:tcW w:w="1233"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char(32)</w:t>
            </w:r>
          </w:p>
        </w:tc>
        <w:tc>
          <w:tcPr>
            <w:tcW w:w="462"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729" w:type="pct"/>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1039"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菜单</w:t>
            </w:r>
            <w:r>
              <w:rPr>
                <w:rFonts w:ascii="仿宋" w:eastAsia="仿宋" w:hAnsi="仿宋"/>
                <w:b/>
                <w:color w:val="000000"/>
                <w:sz w:val="15"/>
                <w:szCs w:val="15"/>
              </w:rPr>
              <w:t>ID</w:t>
            </w:r>
          </w:p>
        </w:tc>
      </w:tr>
      <w:tr w:rsidR="00022783" w:rsidTr="00321BBF">
        <w:trPr>
          <w:trHeight w:val="20"/>
        </w:trPr>
        <w:tc>
          <w:tcPr>
            <w:tcW w:w="1537"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233"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62"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729" w:type="pct"/>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6</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分机信息表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3"/>
        <w:gridCol w:w="1124"/>
        <w:gridCol w:w="395"/>
        <w:gridCol w:w="519"/>
        <w:gridCol w:w="906"/>
      </w:tblGrid>
      <w:tr w:rsidR="00022783">
        <w:trPr>
          <w:trHeight w:val="20"/>
        </w:trPr>
        <w:tc>
          <w:tcPr>
            <w:tcW w:w="165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395"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0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39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w:t>
            </w: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w:t>
            </w:r>
            <w:r>
              <w:rPr>
                <w:rFonts w:ascii="仿宋" w:eastAsia="仿宋" w:hAnsi="仿宋"/>
                <w:b/>
                <w:color w:val="000000"/>
                <w:sz w:val="15"/>
                <w:szCs w:val="15"/>
              </w:rPr>
              <w:t>名</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ext_nbr</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分机号</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password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密码</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dnd_state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免打扰配置</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did_number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直拨号码</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domain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域名</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group_id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组ID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enable_record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是否录音</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call_failed_flow_id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呼叫失败ID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enable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是否有效</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7</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分机组表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group_id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组ID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分机数量</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ext_nbr</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分机号</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priority</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优先级</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rules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呼叫规则</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备注</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8</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网关表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gateway_id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gateway_name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网关名称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limit_type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限定类型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remote_addr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varchar(256)</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w:t>
            </w:r>
            <w:r>
              <w:rPr>
                <w:rFonts w:ascii="仿宋" w:eastAsia="仿宋" w:hAnsi="仿宋"/>
                <w:b/>
                <w:color w:val="000000"/>
                <w:sz w:val="15"/>
                <w:szCs w:val="15"/>
              </w:rPr>
              <w:t>IP</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remote_port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远程服务器端口</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priority</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优先级</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status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网关状态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9</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网关组表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group_id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网关组</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gateway_id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gateway_name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网关名称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10</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路由表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8"/>
        <w:gridCol w:w="1124"/>
        <w:gridCol w:w="367"/>
        <w:gridCol w:w="519"/>
        <w:gridCol w:w="859"/>
      </w:tblGrid>
      <w:tr w:rsidR="00022783">
        <w:trPr>
          <w:trHeight w:val="20"/>
        </w:trPr>
        <w:tc>
          <w:tcPr>
            <w:tcW w:w="172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36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85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36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85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route_id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路由自增</w:t>
            </w:r>
            <w:r>
              <w:rPr>
                <w:rFonts w:ascii="仿宋" w:eastAsia="仿宋" w:hAnsi="仿宋"/>
                <w:b/>
                <w:color w:val="000000"/>
                <w:sz w:val="15"/>
                <w:szCs w:val="15"/>
              </w:rPr>
              <w:t>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route_name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名称</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caller_prefix</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85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主叫前缀</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callee_prefix</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被叫前缀</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caller_suffix</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主叫后缀</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callee_suffix</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被叫后缀</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call_direction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呼叫方向</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direction_data</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方向数据</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gateway_group_id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网关组</w:t>
            </w:r>
            <w:r>
              <w:rPr>
                <w:rFonts w:ascii="仿宋" w:eastAsia="仿宋" w:hAnsi="仿宋"/>
                <w:b/>
                <w:color w:val="000000"/>
                <w:sz w:val="15"/>
                <w:szCs w:val="15"/>
              </w:rPr>
              <w:t>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caller_num_change_id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主叫变换规则</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callee_num_change_id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被叫变换规则</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notworktime_id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非工作时间</w:t>
            </w:r>
            <w:r>
              <w:rPr>
                <w:rFonts w:ascii="仿宋" w:eastAsia="仿宋" w:hAnsi="仿宋"/>
                <w:b/>
                <w:color w:val="000000"/>
                <w:sz w:val="15"/>
                <w:szCs w:val="15"/>
              </w:rPr>
              <w:t>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vm_number</w:t>
            </w:r>
          </w:p>
        </w:tc>
        <w:tc>
          <w:tcPr>
            <w:tcW w:w="1124" w:type="dxa"/>
            <w:shd w:val="clear" w:color="auto" w:fill="auto"/>
          </w:tcPr>
          <w:p w:rsidR="00022783" w:rsidRDefault="00902E9E">
            <w:pPr>
              <w:tabs>
                <w:tab w:val="left" w:pos="541"/>
              </w:tabs>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语音留言绑定的内线号码</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67"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描述</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default_domain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hint="eastAsia"/>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默认域</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321BBF" w:rsidRDefault="00321BBF" w:rsidP="00321BBF">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11</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号码</w:t>
      </w:r>
      <w:r>
        <w:rPr>
          <w:rFonts w:ascii="宋体" w:eastAsia="宋体" w:hAnsi="宋体"/>
          <w:sz w:val="15"/>
          <w:szCs w:val="15"/>
        </w:rPr>
        <w:t>变换规则</w:t>
      </w:r>
      <w:r>
        <w:rPr>
          <w:rFonts w:ascii="宋体" w:eastAsia="宋体" w:hAnsi="宋体" w:hint="eastAsia"/>
          <w:sz w:val="15"/>
          <w:szCs w:val="15"/>
        </w:rPr>
        <w:t>表</w:t>
      </w:r>
    </w:p>
    <w:tbl>
      <w:tblPr>
        <w:tblpPr w:leftFromText="180" w:rightFromText="180" w:vertAnchor="text" w:tblpXSpec="center"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change_id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变换序号</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描述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left_cut_len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左起删除几位</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right_cut_len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右起</w:t>
            </w:r>
            <w:r>
              <w:rPr>
                <w:rFonts w:ascii="仿宋" w:eastAsia="仿宋" w:hAnsi="仿宋"/>
                <w:b/>
                <w:color w:val="000000"/>
                <w:sz w:val="15"/>
                <w:szCs w:val="15"/>
              </w:rPr>
              <w:t>删除几位</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left_add_str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左边添加值</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right_add_str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右边</w:t>
            </w:r>
            <w:r>
              <w:rPr>
                <w:rFonts w:ascii="仿宋" w:eastAsia="仿宋" w:hAnsi="仿宋"/>
                <w:b/>
                <w:color w:val="000000"/>
                <w:sz w:val="15"/>
                <w:szCs w:val="15"/>
              </w:rPr>
              <w:t>添加值</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12</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租户信息表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9"/>
        <w:gridCol w:w="1218"/>
        <w:gridCol w:w="405"/>
        <w:gridCol w:w="670"/>
        <w:gridCol w:w="955"/>
      </w:tblGrid>
      <w:tr w:rsidR="00022783">
        <w:trPr>
          <w:trHeight w:val="20"/>
        </w:trPr>
        <w:tc>
          <w:tcPr>
            <w:tcW w:w="134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21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05"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67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55"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21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0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670"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5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companyId</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0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企业编号</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companyName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企业名称</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description</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描述</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contactsName</w:t>
            </w:r>
          </w:p>
        </w:tc>
        <w:tc>
          <w:tcPr>
            <w:tcW w:w="121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40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联系人</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ContactNumber</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联系人号码</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email</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租户状态</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status</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char(2)</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错误播放文件名</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balance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decimal(20,4)</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0.0000</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账户余额</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isTest</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是否是测试用户</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address</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企业地址</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website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企业官网</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license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营业执照</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password</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租户初始化密码</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prefix</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租户前缀</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username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租户管理员登录名</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expiration_at</w:t>
            </w:r>
          </w:p>
        </w:tc>
        <w:tc>
          <w:tcPr>
            <w:tcW w:w="121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datetime</w:t>
            </w:r>
          </w:p>
        </w:tc>
        <w:tc>
          <w:tcPr>
            <w:tcW w:w="40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到期日期</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stop_at</w:t>
            </w:r>
          </w:p>
        </w:tc>
        <w:tc>
          <w:tcPr>
            <w:tcW w:w="121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datetime</w:t>
            </w:r>
          </w:p>
        </w:tc>
        <w:tc>
          <w:tcPr>
            <w:tcW w:w="40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停用日期</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13</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租户信息表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root_number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varchar(50)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总机</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分机个数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record_number</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录音分机个数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extg_number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分机组个数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ivr_state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smallint(6)</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IVR{0</w:t>
            </w:r>
            <w:r>
              <w:rPr>
                <w:rFonts w:ascii="仿宋" w:eastAsia="仿宋" w:hAnsi="仿宋" w:hint="eastAsia"/>
                <w:b/>
                <w:color w:val="000000"/>
                <w:sz w:val="15"/>
                <w:szCs w:val="15"/>
              </w:rPr>
              <w:t>:</w:t>
            </w:r>
            <w:r>
              <w:rPr>
                <w:rFonts w:ascii="仿宋" w:eastAsia="仿宋" w:hAnsi="仿宋"/>
                <w:b/>
                <w:color w:val="000000"/>
                <w:sz w:val="15"/>
                <w:szCs w:val="15"/>
              </w:rPr>
              <w:t>开通1:停用}</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external_number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外显号码，多个号码之间逗号隔开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14</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外显号码表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3"/>
        <w:gridCol w:w="1077"/>
        <w:gridCol w:w="438"/>
        <w:gridCol w:w="519"/>
        <w:gridCol w:w="950"/>
      </w:tblGrid>
      <w:tr w:rsidR="00022783">
        <w:trPr>
          <w:trHeight w:val="20"/>
        </w:trPr>
        <w:tc>
          <w:tcPr>
            <w:tcW w:w="161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07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3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5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0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3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extra_number</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varchar(50)</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外显示号码</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direction</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w:t>
            </w:r>
          </w:p>
        </w:tc>
        <w:tc>
          <w:tcPr>
            <w:tcW w:w="438"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呼叫方向</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limit_id</w:t>
            </w:r>
          </w:p>
        </w:tc>
        <w:tc>
          <w:tcPr>
            <w:tcW w:w="10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varchar(32)</w:t>
            </w:r>
          </w:p>
        </w:tc>
        <w:tc>
          <w:tcPr>
            <w:tcW w:w="438"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主表</w:t>
            </w:r>
            <w:r>
              <w:rPr>
                <w:rFonts w:ascii="仿宋" w:eastAsia="仿宋" w:hAnsi="仿宋"/>
                <w:b/>
                <w:color w:val="000000"/>
                <w:sz w:val="15"/>
                <w:szCs w:val="15"/>
              </w:rPr>
              <w:t>ID</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flag</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smallint(6)</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是否被使用</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15</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呼叫失败配置表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3"/>
        <w:gridCol w:w="1124"/>
        <w:gridCol w:w="395"/>
        <w:gridCol w:w="519"/>
        <w:gridCol w:w="906"/>
      </w:tblGrid>
      <w:tr w:rsidR="00022783">
        <w:trPr>
          <w:trHeight w:val="20"/>
        </w:trPr>
        <w:tc>
          <w:tcPr>
            <w:tcW w:w="165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395"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0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39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call_failed_flow_id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处理流程</w:t>
            </w:r>
            <w:r>
              <w:rPr>
                <w:rFonts w:ascii="仿宋" w:eastAsia="仿宋" w:hAnsi="仿宋"/>
                <w:b/>
                <w:color w:val="000000"/>
                <w:sz w:val="15"/>
                <w:szCs w:val="15"/>
              </w:rPr>
              <w:t>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failed_reason</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39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失败原因</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操作类型</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operat_data</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操作数据</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16</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录音留言表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caller_id_number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destination_number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被叫号码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full_record_path</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录音文件路径</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event_time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0：录音，1标识留言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record_seconds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录音时长</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17</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录音留言表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caller_id_number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destination_number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被叫号码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full_record_path</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录音文件路径</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event_time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0：录音，1标识留言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record_seconds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录音时长</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18</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录音配置表</w:t>
      </w:r>
    </w:p>
    <w:tbl>
      <w:tblPr>
        <w:tblpPr w:leftFromText="180" w:rightFromText="180" w:vertAnchor="text" w:tblpXSpec="center"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file_path</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录音文件路径</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file_format</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varchar(16)</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录音格式</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record_direction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录音方向</w:t>
            </w:r>
          </w:p>
        </w:tc>
      </w:tr>
    </w:tbl>
    <w:p w:rsidR="00022783" w:rsidRDefault="00022783">
      <w:pPr>
        <w:pStyle w:val="a0"/>
        <w:ind w:firstLineChars="0" w:firstLine="0"/>
      </w:pPr>
    </w:p>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19</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话务详单表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call_id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话务ID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direction</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varchar(16)</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呼叫方向</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local_ip_v4</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IP地址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caller_id_number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context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上下文</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destination_number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被叫号码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route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路由</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route_ip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路由</w:t>
            </w:r>
            <w:r>
              <w:rPr>
                <w:rFonts w:ascii="仿宋" w:eastAsia="仿宋" w:hAnsi="仿宋"/>
                <w:b/>
                <w:color w:val="000000"/>
                <w:sz w:val="15"/>
                <w:szCs w:val="15"/>
              </w:rPr>
              <w:t>IP</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start_stamp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timestamp</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开始</w:t>
            </w:r>
            <w:r>
              <w:rPr>
                <w:rFonts w:ascii="仿宋" w:eastAsia="仿宋" w:hAnsi="仿宋"/>
                <w:b/>
                <w:color w:val="000000"/>
                <w:sz w:val="15"/>
                <w:szCs w:val="15"/>
              </w:rPr>
              <w:t>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end_stamp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timestamp</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结束时间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duration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通话</w:t>
            </w:r>
            <w:r>
              <w:rPr>
                <w:rFonts w:ascii="仿宋" w:eastAsia="仿宋" w:hAnsi="仿宋"/>
                <w:b/>
                <w:color w:val="000000"/>
                <w:sz w:val="15"/>
                <w:szCs w:val="15"/>
              </w:rPr>
              <w:t>时长</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billsec</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计费时长</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hangup_cause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挂断原因</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read_codec</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只读标志</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write_codec</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只写</w:t>
            </w:r>
            <w:r>
              <w:rPr>
                <w:rFonts w:ascii="仿宋" w:eastAsia="仿宋" w:hAnsi="仿宋"/>
                <w:b/>
                <w:color w:val="000000"/>
                <w:sz w:val="15"/>
                <w:szCs w:val="15"/>
              </w:rPr>
              <w:t>标志</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20</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具体工作日表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notworktime_id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非工作时间</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schedule_uuid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工作日设置</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date_stamp</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节假日日期</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start_stamp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开始时间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end_stamp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结束时间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start_stamp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开始时间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end_stamp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结束时间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operat_data</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操作数据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21</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工作日设置表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节假日</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schedule_name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varchar(40)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节假日名称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schedule_status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char(1)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是否启用节假日</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time_message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varchar(450)</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具体时间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switch_content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转接内容</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switch_phone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转接电话</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switch_stype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转接类型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data_id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数据</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描述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year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年份</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22</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IVR主菜单表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77"/>
        <w:gridCol w:w="1124"/>
        <w:gridCol w:w="393"/>
        <w:gridCol w:w="594"/>
        <w:gridCol w:w="909"/>
      </w:tblGrid>
      <w:tr w:rsidR="00022783">
        <w:trPr>
          <w:trHeight w:val="20"/>
        </w:trPr>
        <w:tc>
          <w:tcPr>
            <w:tcW w:w="157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39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9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0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3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94"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0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ivr_menu_id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Ivrid号</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ivr_menu_name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9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IVR菜单名</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first_sound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初始播放的音频文件</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short_sound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重复播放文件名</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invalid_sound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错误播放文件名</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exit_sound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退出音频</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timeout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30000</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超时时长</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max_failures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最大失败次数</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max_timeouts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重试超时时间</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dtmf_input_timeout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Dtmf输入超时时间</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dtmf_len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Dtmf收号长度</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ivr_entry_id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子</w:t>
            </w:r>
            <w:r>
              <w:rPr>
                <w:rFonts w:ascii="仿宋" w:eastAsia="仿宋" w:hAnsi="仿宋"/>
                <w:b/>
                <w:color w:val="000000"/>
                <w:sz w:val="15"/>
                <w:szCs w:val="15"/>
              </w:rPr>
              <w:t>IVRid</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ivr_entry_name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9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子</w:t>
            </w:r>
            <w:r>
              <w:rPr>
                <w:rFonts w:ascii="仿宋" w:eastAsia="仿宋" w:hAnsi="仿宋"/>
                <w:b/>
                <w:color w:val="000000"/>
                <w:sz w:val="15"/>
                <w:szCs w:val="15"/>
              </w:rPr>
              <w:t>ivr名称</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备注</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23</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IVR子主菜单表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ivr_menu_id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Ivrid号</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ivr_entry_id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子</w:t>
            </w:r>
            <w:r>
              <w:rPr>
                <w:rFonts w:ascii="仿宋" w:eastAsia="仿宋" w:hAnsi="仿宋"/>
                <w:b/>
                <w:color w:val="000000"/>
                <w:sz w:val="15"/>
                <w:szCs w:val="15"/>
              </w:rPr>
              <w:t>IVRid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ivr_menu_name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IVR菜单名</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digits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按键或者匹配条件</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operat_data</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操作数据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备注</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24</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被叫黑名单表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6"/>
        <w:gridCol w:w="1139"/>
        <w:gridCol w:w="523"/>
        <w:gridCol w:w="526"/>
        <w:gridCol w:w="1193"/>
      </w:tblGrid>
      <w:tr w:rsidR="00022783">
        <w:trPr>
          <w:trHeight w:val="20"/>
        </w:trPr>
        <w:tc>
          <w:tcPr>
            <w:tcW w:w="121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3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5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2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119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5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2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blacklists_id</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2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黑名单</w:t>
            </w:r>
            <w:r>
              <w:rPr>
                <w:rFonts w:ascii="仿宋" w:eastAsia="仿宋" w:hAnsi="仿宋"/>
                <w:b/>
                <w:color w:val="000000"/>
                <w:sz w:val="15"/>
                <w:szCs w:val="15"/>
              </w:rPr>
              <w:t>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prefix</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5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前缀匹配</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black_type</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屏蔽类型</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gatesway_id</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所属网关</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describe</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描述</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25</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主叫黑名单表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6"/>
        <w:gridCol w:w="1139"/>
        <w:gridCol w:w="523"/>
        <w:gridCol w:w="526"/>
        <w:gridCol w:w="1193"/>
      </w:tblGrid>
      <w:tr w:rsidR="00022783">
        <w:trPr>
          <w:trHeight w:val="20"/>
        </w:trPr>
        <w:tc>
          <w:tcPr>
            <w:tcW w:w="121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3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5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2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119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5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2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blacklists_id</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2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黑名单</w:t>
            </w:r>
            <w:r>
              <w:rPr>
                <w:rFonts w:ascii="仿宋" w:eastAsia="仿宋" w:hAnsi="仿宋"/>
                <w:b/>
                <w:color w:val="000000"/>
                <w:sz w:val="15"/>
                <w:szCs w:val="15"/>
              </w:rPr>
              <w:t>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prefix</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5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匹配前缀</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black_type</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屏蔽类型</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gatesway_id</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所属网关ID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describe</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描述</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26</w:t>
      </w:r>
      <w:r>
        <w:rPr>
          <w:rFonts w:ascii="宋体" w:eastAsia="宋体" w:hAnsi="宋体"/>
          <w:sz w:val="15"/>
          <w:szCs w:val="15"/>
        </w:rPr>
        <w:fldChar w:fldCharType="end"/>
      </w:r>
      <w:r>
        <w:rPr>
          <w:rFonts w:ascii="宋体" w:eastAsia="宋体" w:hAnsi="宋体" w:hint="eastAsia"/>
          <w:sz w:val="15"/>
          <w:szCs w:val="15"/>
        </w:rPr>
        <w:t xml:space="preserve"> 系统参数表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配置项</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confName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配置项名称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confValue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varchar(100)</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配置项值</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confType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varchar(50)</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配置项种类</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companyId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ID,0:表示全局变量</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confCode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配置项编号</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status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是否启用</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introduce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varchar(50)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简介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27</w:t>
      </w:r>
      <w:r>
        <w:rPr>
          <w:rFonts w:ascii="宋体" w:eastAsia="宋体" w:hAnsi="宋体"/>
          <w:sz w:val="15"/>
          <w:szCs w:val="15"/>
        </w:rPr>
        <w:fldChar w:fldCharType="end"/>
      </w:r>
      <w:r>
        <w:rPr>
          <w:rFonts w:ascii="宋体" w:eastAsia="宋体" w:hAnsi="宋体" w:hint="eastAsia"/>
          <w:sz w:val="15"/>
          <w:szCs w:val="15"/>
        </w:rPr>
        <w:t xml:space="preserve"> 文件上传表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配置项</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filetype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文件类型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filepath</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文件绝对路径</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filename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原始文件名称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upload_user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上传者</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remark</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备注，必须保证唯一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28</w:t>
      </w:r>
      <w:r>
        <w:rPr>
          <w:rFonts w:ascii="宋体" w:eastAsia="宋体" w:hAnsi="宋体"/>
          <w:sz w:val="15"/>
          <w:szCs w:val="15"/>
        </w:rPr>
        <w:fldChar w:fldCharType="end"/>
      </w:r>
      <w:r>
        <w:rPr>
          <w:rFonts w:ascii="宋体" w:eastAsia="宋体" w:hAnsi="宋体" w:hint="eastAsia"/>
          <w:sz w:val="15"/>
          <w:szCs w:val="15"/>
        </w:rPr>
        <w:t xml:space="preserve"> 节假日表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3"/>
        <w:gridCol w:w="1077"/>
        <w:gridCol w:w="438"/>
        <w:gridCol w:w="519"/>
        <w:gridCol w:w="950"/>
      </w:tblGrid>
      <w:tr w:rsidR="00022783">
        <w:trPr>
          <w:trHeight w:val="20"/>
        </w:trPr>
        <w:tc>
          <w:tcPr>
            <w:tcW w:w="161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07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3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5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0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3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year</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varchar(4)</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年份</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varchar(21)</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日期</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name</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w:t>
            </w:r>
          </w:p>
        </w:tc>
        <w:tc>
          <w:tcPr>
            <w:tcW w:w="438"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节假日名称</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插入时间</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1"/>
        <w:rPr>
          <w:sz w:val="21"/>
          <w:szCs w:val="21"/>
        </w:rPr>
      </w:pPr>
      <w:r>
        <w:rPr>
          <w:rFonts w:hint="eastAsia"/>
          <w:sz w:val="21"/>
          <w:szCs w:val="21"/>
        </w:rPr>
        <w:t>系统功能实现</w:t>
      </w:r>
    </w:p>
    <w:p w:rsidR="00022783" w:rsidRDefault="00902E9E">
      <w:pPr>
        <w:pStyle w:val="2"/>
        <w:spacing w:before="60" w:after="60"/>
      </w:pPr>
      <w:r>
        <w:rPr>
          <w:rFonts w:hint="eastAsia"/>
        </w:rPr>
        <w:t>系统功能总体实现</w:t>
      </w:r>
    </w:p>
    <w:p w:rsidR="00022783" w:rsidRDefault="00902E9E">
      <w:pPr>
        <w:pStyle w:val="a0"/>
        <w:ind w:firstLine="360"/>
      </w:pPr>
      <w:r>
        <w:rPr>
          <w:rFonts w:hint="eastAsia"/>
        </w:rPr>
        <w:t>云总机运营</w:t>
      </w:r>
      <w:r>
        <w:t>管理系统提供企业</w:t>
      </w:r>
      <w:r>
        <w:rPr>
          <w:rFonts w:hint="eastAsia"/>
        </w:rPr>
        <w:t>一个</w:t>
      </w:r>
      <w:r>
        <w:t>平台管理</w:t>
      </w:r>
      <w:r>
        <w:rPr>
          <w:rFonts w:hint="eastAsia"/>
        </w:rPr>
        <w:t>企业</w:t>
      </w:r>
      <w:r>
        <w:t>云总机</w:t>
      </w:r>
      <w:r>
        <w:rPr>
          <w:rFonts w:hint="eastAsia"/>
        </w:rPr>
        <w:t>，每个租户</w:t>
      </w:r>
      <w:r>
        <w:t>（</w:t>
      </w:r>
      <w:r>
        <w:rPr>
          <w:rFonts w:hint="eastAsia"/>
        </w:rPr>
        <w:t>即</w:t>
      </w:r>
      <w:r>
        <w:t>企业）</w:t>
      </w:r>
      <w:r>
        <w:rPr>
          <w:rFonts w:hint="eastAsia"/>
        </w:rPr>
        <w:t>的管理员可</w:t>
      </w:r>
      <w:r>
        <w:t>通过本系统</w:t>
      </w:r>
      <w:r>
        <w:rPr>
          <w:rFonts w:hint="eastAsia"/>
        </w:rPr>
        <w:t>查看</w:t>
      </w:r>
      <w:r>
        <w:t>当前</w:t>
      </w:r>
      <w:r>
        <w:rPr>
          <w:rFonts w:hint="eastAsia"/>
        </w:rPr>
        <w:t>租户</w:t>
      </w:r>
      <w:r>
        <w:t>账</w:t>
      </w:r>
      <w:r>
        <w:rPr>
          <w:rFonts w:hint="eastAsia"/>
        </w:rPr>
        <w:t>户</w:t>
      </w:r>
      <w:r>
        <w:t>信息，并且可以对自己租户下的分机、分机组、</w:t>
      </w:r>
      <w:r>
        <w:rPr>
          <w:rFonts w:hint="eastAsia"/>
        </w:rPr>
        <w:t>分机的</w:t>
      </w:r>
      <w:r>
        <w:t>通话记录、黑名单和工作时间</w:t>
      </w:r>
      <w:r>
        <w:rPr>
          <w:rFonts w:hint="eastAsia"/>
        </w:rPr>
        <w:t>的</w:t>
      </w:r>
      <w:r>
        <w:t>设置和管理。</w:t>
      </w:r>
      <w:r>
        <w:rPr>
          <w:rFonts w:hint="eastAsia"/>
        </w:rPr>
        <w:t>这</w:t>
      </w:r>
      <w:r>
        <w:t>极大的方便了企业</w:t>
      </w:r>
      <w:r>
        <w:rPr>
          <w:rFonts w:hint="eastAsia"/>
        </w:rPr>
        <w:t>去</w:t>
      </w:r>
      <w:r>
        <w:t>管理</w:t>
      </w:r>
      <w:r>
        <w:rPr>
          <w:rFonts w:hint="eastAsia"/>
        </w:rPr>
        <w:t>自己</w:t>
      </w:r>
      <w:r>
        <w:t>的分机</w:t>
      </w:r>
      <w:r>
        <w:rPr>
          <w:rFonts w:hint="eastAsia"/>
        </w:rPr>
        <w:t>以及分机</w:t>
      </w:r>
      <w:r>
        <w:t>生成的数据等。</w:t>
      </w:r>
    </w:p>
    <w:p w:rsidR="00022783" w:rsidRDefault="00902E9E">
      <w:pPr>
        <w:pStyle w:val="a0"/>
        <w:ind w:firstLine="360"/>
      </w:pPr>
      <w:r>
        <w:rPr>
          <w:rFonts w:hint="eastAsia"/>
        </w:rPr>
        <w:t>同时</w:t>
      </w:r>
      <w:r>
        <w:t>，超级管理员</w:t>
      </w:r>
      <w:r>
        <w:rPr>
          <w:rFonts w:hint="eastAsia"/>
        </w:rPr>
        <w:t>登录</w:t>
      </w:r>
      <w:r>
        <w:t>系统后，提供分机管理</w:t>
      </w:r>
      <w:r>
        <w:rPr>
          <w:rFonts w:hint="eastAsia"/>
        </w:rPr>
        <w:t>（</w:t>
      </w:r>
      <w:r>
        <w:t>包括分机</w:t>
      </w:r>
      <w:r>
        <w:rPr>
          <w:rFonts w:hint="eastAsia"/>
        </w:rPr>
        <w:t>、</w:t>
      </w:r>
      <w:r>
        <w:t>分机组</w:t>
      </w:r>
      <w:r>
        <w:rPr>
          <w:rFonts w:hint="eastAsia"/>
        </w:rPr>
        <w:t>、</w:t>
      </w:r>
      <w:r>
        <w:t>路由</w:t>
      </w:r>
      <w:r>
        <w:rPr>
          <w:rFonts w:hint="eastAsia"/>
        </w:rPr>
        <w:t>、</w:t>
      </w:r>
      <w:r>
        <w:t>网关</w:t>
      </w:r>
      <w:r>
        <w:rPr>
          <w:rFonts w:hint="eastAsia"/>
        </w:rPr>
        <w:t>、</w:t>
      </w:r>
      <w:r>
        <w:t>网关组以及号码变换</w:t>
      </w:r>
      <w:r>
        <w:rPr>
          <w:rFonts w:hint="eastAsia"/>
        </w:rPr>
        <w:t>的</w:t>
      </w:r>
      <w:r>
        <w:t>管理</w:t>
      </w:r>
      <w:r>
        <w:rPr>
          <w:rFonts w:hint="eastAsia"/>
        </w:rPr>
        <w:t>）</w:t>
      </w:r>
      <w:r>
        <w:t>，</w:t>
      </w:r>
      <w:r>
        <w:rPr>
          <w:rFonts w:hint="eastAsia"/>
        </w:rPr>
        <w:t>租户</w:t>
      </w:r>
      <w:r>
        <w:t>管理</w:t>
      </w:r>
      <w:r>
        <w:rPr>
          <w:rFonts w:hint="eastAsia"/>
        </w:rPr>
        <w:t>（</w:t>
      </w:r>
      <w:r>
        <w:t>包括租户开户</w:t>
      </w:r>
      <w:r>
        <w:rPr>
          <w:rFonts w:hint="eastAsia"/>
        </w:rPr>
        <w:t>和租户</w:t>
      </w:r>
      <w:r>
        <w:t>设置</w:t>
      </w:r>
      <w:r>
        <w:rPr>
          <w:rFonts w:hint="eastAsia"/>
        </w:rPr>
        <w:t>），话务管理</w:t>
      </w:r>
      <w:r>
        <w:t>（</w:t>
      </w:r>
      <w:r>
        <w:rPr>
          <w:rFonts w:hint="eastAsia"/>
        </w:rPr>
        <w:t>包括</w:t>
      </w:r>
      <w:r>
        <w:t>设置呼叫失败</w:t>
      </w:r>
      <w:r>
        <w:rPr>
          <w:rFonts w:hint="eastAsia"/>
        </w:rPr>
        <w:t>和查看</w:t>
      </w:r>
      <w:r>
        <w:t>、导出</w:t>
      </w:r>
      <w:r>
        <w:rPr>
          <w:rFonts w:hint="eastAsia"/>
        </w:rPr>
        <w:t>录音记录</w:t>
      </w:r>
      <w:r>
        <w:t>）</w:t>
      </w:r>
      <w:r>
        <w:rPr>
          <w:rFonts w:hint="eastAsia"/>
        </w:rPr>
        <w:t>，通话记录管理</w:t>
      </w:r>
      <w:r>
        <w:t>（</w:t>
      </w:r>
      <w:r>
        <w:rPr>
          <w:rFonts w:hint="eastAsia"/>
        </w:rPr>
        <w:t>包括</w:t>
      </w:r>
      <w:r>
        <w:t>查看、导出</w:t>
      </w:r>
      <w:r>
        <w:rPr>
          <w:rFonts w:hint="eastAsia"/>
        </w:rPr>
        <w:t>所有</w:t>
      </w:r>
      <w:r>
        <w:t>分机通话记录和查询</w:t>
      </w:r>
      <w:r>
        <w:rPr>
          <w:rFonts w:hint="eastAsia"/>
        </w:rPr>
        <w:t>所有</w:t>
      </w:r>
      <w:r>
        <w:t>分机留言信息）</w:t>
      </w:r>
      <w:r>
        <w:rPr>
          <w:rFonts w:hint="eastAsia"/>
        </w:rPr>
        <w:t>，相关</w:t>
      </w:r>
      <w:r>
        <w:t>项目的设置（</w:t>
      </w:r>
      <w:r>
        <w:rPr>
          <w:rFonts w:hint="eastAsia"/>
        </w:rPr>
        <w:t>包括</w:t>
      </w:r>
      <w:r>
        <w:t>工作时间设置</w:t>
      </w:r>
      <w:r>
        <w:rPr>
          <w:rFonts w:hint="eastAsia"/>
        </w:rPr>
        <w:t>，</w:t>
      </w:r>
      <w:r>
        <w:rPr>
          <w:rFonts w:hint="eastAsia"/>
        </w:rPr>
        <w:t>IVR</w:t>
      </w:r>
      <w:r>
        <w:t>管理</w:t>
      </w:r>
      <w:r>
        <w:rPr>
          <w:rFonts w:hint="eastAsia"/>
        </w:rPr>
        <w:t>，黑名单</w:t>
      </w:r>
      <w:r>
        <w:t>管理，用户</w:t>
      </w:r>
      <w:r>
        <w:rPr>
          <w:rFonts w:hint="eastAsia"/>
        </w:rPr>
        <w:t>、</w:t>
      </w:r>
      <w:r>
        <w:t>角色、菜单管理</w:t>
      </w:r>
      <w:r>
        <w:rPr>
          <w:rFonts w:hint="eastAsia"/>
        </w:rPr>
        <w:t>和</w:t>
      </w:r>
      <w:r>
        <w:t>系统参数管理）</w:t>
      </w:r>
      <w:r>
        <w:rPr>
          <w:rFonts w:hint="eastAsia"/>
        </w:rPr>
        <w:t>。</w:t>
      </w:r>
    </w:p>
    <w:p w:rsidR="00022783" w:rsidRDefault="00902E9E">
      <w:pPr>
        <w:pStyle w:val="a0"/>
        <w:ind w:firstLine="360"/>
      </w:pPr>
      <w:r>
        <w:rPr>
          <w:rFonts w:hint="eastAsia"/>
        </w:rPr>
        <w:t>运营管理员通过</w:t>
      </w:r>
      <w:r>
        <w:t>输入账号和密码登录系统，系统提供</w:t>
      </w:r>
      <w:r>
        <w:rPr>
          <w:rFonts w:hint="eastAsia"/>
        </w:rPr>
        <w:t>租户</w:t>
      </w:r>
      <w:r>
        <w:t>设置和运营报表两块功能，</w:t>
      </w:r>
      <w:r>
        <w:rPr>
          <w:rFonts w:hint="eastAsia"/>
        </w:rPr>
        <w:t>租户</w:t>
      </w:r>
      <w:r>
        <w:t>设置包括租户的开户</w:t>
      </w:r>
      <w:r>
        <w:rPr>
          <w:rFonts w:hint="eastAsia"/>
        </w:rPr>
        <w:t>，</w:t>
      </w:r>
      <w:r>
        <w:t>对某一租户</w:t>
      </w:r>
      <w:r>
        <w:rPr>
          <w:rFonts w:hint="eastAsia"/>
        </w:rPr>
        <w:t>的</w:t>
      </w:r>
      <w:r>
        <w:t>分机，分机组，</w:t>
      </w:r>
      <w:r>
        <w:t>IVR</w:t>
      </w:r>
      <w:r>
        <w:t>等设置。</w:t>
      </w:r>
    </w:p>
    <w:p w:rsidR="00022783" w:rsidRDefault="00902E9E">
      <w:pPr>
        <w:pStyle w:val="a0"/>
        <w:ind w:firstLine="360"/>
      </w:pPr>
      <w:r>
        <w:rPr>
          <w:rFonts w:hint="eastAsia"/>
        </w:rPr>
        <w:t>普通</w:t>
      </w:r>
      <w:r>
        <w:t>分机用户</w:t>
      </w:r>
      <w:r>
        <w:rPr>
          <w:rFonts w:hint="eastAsia"/>
        </w:rPr>
        <w:t>同样</w:t>
      </w:r>
      <w:r>
        <w:t>需要通过账号密码登录本系统，</w:t>
      </w:r>
      <w:r>
        <w:rPr>
          <w:rFonts w:hint="eastAsia"/>
        </w:rPr>
        <w:t>并且</w:t>
      </w:r>
      <w:r>
        <w:t>拥有</w:t>
      </w:r>
      <w:r>
        <w:rPr>
          <w:rFonts w:hint="eastAsia"/>
        </w:rPr>
        <w:t>查看</w:t>
      </w:r>
      <w:r>
        <w:t>账号详情，查看通话记录和设置等功能。</w:t>
      </w:r>
    </w:p>
    <w:p w:rsidR="00321BBF" w:rsidRDefault="00902E9E" w:rsidP="00321BBF">
      <w:pPr>
        <w:pStyle w:val="a0"/>
        <w:keepNext/>
        <w:ind w:firstLine="360"/>
        <w:jc w:val="left"/>
      </w:pPr>
      <w:r>
        <w:rPr>
          <w:noProof/>
        </w:rPr>
        <w:lastRenderedPageBreak/>
        <w:drawing>
          <wp:inline distT="0" distB="0" distL="0" distR="0">
            <wp:extent cx="2925445" cy="1598295"/>
            <wp:effectExtent l="0" t="0" r="8255"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2925445" cy="1598351"/>
                    </a:xfrm>
                    <a:prstGeom prst="rect">
                      <a:avLst/>
                    </a:prstGeom>
                  </pic:spPr>
                </pic:pic>
              </a:graphicData>
            </a:graphic>
          </wp:inline>
        </w:drawing>
      </w:r>
    </w:p>
    <w:p w:rsidR="00022783" w:rsidRDefault="007E5A9F">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noProof/>
          <w:sz w:val="15"/>
          <w:szCs w:val="15"/>
        </w:rPr>
        <w:t>1</w:t>
      </w:r>
      <w:r>
        <w:rPr>
          <w:rFonts w:ascii="宋体" w:eastAsia="宋体" w:hAnsi="宋体"/>
          <w:sz w:val="15"/>
          <w:szCs w:val="15"/>
        </w:rPr>
        <w:fldChar w:fldCharType="end"/>
      </w:r>
      <w:r w:rsidR="00902E9E">
        <w:rPr>
          <w:rFonts w:ascii="宋体" w:eastAsia="宋体" w:hAnsi="宋体" w:hint="eastAsia"/>
          <w:sz w:val="15"/>
          <w:szCs w:val="15"/>
        </w:rPr>
        <w:t xml:space="preserve"> 系统功能架构图</w:t>
      </w:r>
    </w:p>
    <w:p w:rsidR="00022783" w:rsidRDefault="00902E9E">
      <w:pPr>
        <w:pStyle w:val="2"/>
        <w:numPr>
          <w:ilvl w:val="1"/>
          <w:numId w:val="6"/>
        </w:numPr>
        <w:spacing w:before="60" w:after="60"/>
        <w:textAlignment w:val="auto"/>
      </w:pPr>
      <w:r>
        <w:rPr>
          <w:rFonts w:hint="eastAsia"/>
        </w:rPr>
        <w:t>超级管理员子系统功能实现</w:t>
      </w:r>
    </w:p>
    <w:p w:rsidR="00022783" w:rsidRDefault="00902E9E">
      <w:pPr>
        <w:pStyle w:val="3"/>
      </w:pPr>
      <w:r>
        <w:rPr>
          <w:rFonts w:hint="eastAsia"/>
        </w:rPr>
        <w:t>分机管理模块</w:t>
      </w:r>
    </w:p>
    <w:p w:rsidR="00321BBF" w:rsidRDefault="006847BC" w:rsidP="00C11969">
      <w:pPr>
        <w:pStyle w:val="a0"/>
        <w:ind w:firstLine="360"/>
      </w:pPr>
      <w:r>
        <w:rPr>
          <w:rFonts w:hint="eastAsia"/>
        </w:rPr>
        <w:t>本</w:t>
      </w:r>
      <w:r>
        <w:t>模块</w:t>
      </w:r>
      <w:r>
        <w:rPr>
          <w:rFonts w:hint="eastAsia"/>
        </w:rPr>
        <w:t>包含</w:t>
      </w:r>
      <w:r>
        <w:t>众多子模块，在分机管理子模块中，可以</w:t>
      </w:r>
      <w:r>
        <w:rPr>
          <w:rFonts w:hint="eastAsia"/>
        </w:rPr>
        <w:t>查看</w:t>
      </w:r>
      <w:r>
        <w:t>到所有分机的</w:t>
      </w:r>
      <w:r>
        <w:rPr>
          <w:rFonts w:hint="eastAsia"/>
        </w:rPr>
        <w:t>基本</w:t>
      </w:r>
      <w:r>
        <w:t>信息，对分机增加</w:t>
      </w:r>
      <w:r w:rsidR="000767E6">
        <w:rPr>
          <w:rFonts w:hint="eastAsia"/>
        </w:rPr>
        <w:t>、</w:t>
      </w:r>
      <w:r>
        <w:t>编辑和删除操作等</w:t>
      </w:r>
      <w:r>
        <w:rPr>
          <w:rFonts w:hint="eastAsia"/>
        </w:rPr>
        <w:t>。</w:t>
      </w:r>
      <w:r>
        <w:t>通过</w:t>
      </w:r>
      <w:r>
        <w:rPr>
          <w:rFonts w:hint="eastAsia"/>
        </w:rPr>
        <w:t>右上角</w:t>
      </w:r>
      <w:r>
        <w:t>的</w:t>
      </w:r>
      <w:r>
        <w:rPr>
          <w:rFonts w:hint="eastAsia"/>
        </w:rPr>
        <w:t>筛选框</w:t>
      </w:r>
      <w:r>
        <w:t>，可通过分机组</w:t>
      </w:r>
      <w:r>
        <w:t>ID</w:t>
      </w:r>
      <w:r>
        <w:t>或者分机号码来筛选分机</w:t>
      </w:r>
      <w:r>
        <w:rPr>
          <w:rFonts w:hint="eastAsia"/>
        </w:rPr>
        <w:t>。</w:t>
      </w:r>
    </w:p>
    <w:p w:rsidR="00C11969" w:rsidRDefault="00C11969" w:rsidP="00C11969">
      <w:pPr>
        <w:pStyle w:val="a0"/>
        <w:ind w:firstLineChars="0" w:firstLine="0"/>
      </w:pPr>
      <w:r>
        <w:rPr>
          <w:noProof/>
        </w:rPr>
        <w:drawing>
          <wp:inline distT="0" distB="0" distL="0" distR="0" wp14:anchorId="49ACAAF3" wp14:editId="0026FA22">
            <wp:extent cx="2919095" cy="15100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stretch>
                      <a:fillRect/>
                    </a:stretch>
                  </pic:blipFill>
                  <pic:spPr>
                    <a:xfrm>
                      <a:off x="0" y="0"/>
                      <a:ext cx="2945165" cy="1523997"/>
                    </a:xfrm>
                    <a:prstGeom prst="rect">
                      <a:avLst/>
                    </a:prstGeom>
                  </pic:spPr>
                </pic:pic>
              </a:graphicData>
            </a:graphic>
          </wp:inline>
        </w:drawing>
      </w:r>
    </w:p>
    <w:p w:rsidR="007E5A9F" w:rsidRDefault="007E5A9F" w:rsidP="007E5A9F">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t>2</w:t>
      </w:r>
      <w:r>
        <w:rPr>
          <w:rFonts w:ascii="宋体" w:eastAsia="宋体" w:hAnsi="宋体" w:hint="eastAsia"/>
          <w:sz w:val="15"/>
          <w:szCs w:val="15"/>
        </w:rPr>
        <w:t xml:space="preserve"> 分机管理</w:t>
      </w:r>
      <w:r w:rsidR="006847BC">
        <w:rPr>
          <w:rFonts w:ascii="宋体" w:eastAsia="宋体" w:hAnsi="宋体" w:hint="eastAsia"/>
          <w:sz w:val="15"/>
          <w:szCs w:val="15"/>
        </w:rPr>
        <w:t>子</w:t>
      </w:r>
      <w:r>
        <w:rPr>
          <w:rFonts w:ascii="宋体" w:eastAsia="宋体" w:hAnsi="宋体" w:hint="eastAsia"/>
          <w:sz w:val="15"/>
          <w:szCs w:val="15"/>
        </w:rPr>
        <w:t>模块界面图</w:t>
      </w:r>
    </w:p>
    <w:p w:rsidR="00022783" w:rsidRDefault="00022783">
      <w:pPr>
        <w:pStyle w:val="a6"/>
        <w:ind w:firstLine="300"/>
        <w:jc w:val="center"/>
        <w:rPr>
          <w:rFonts w:ascii="宋体" w:eastAsia="宋体" w:hAnsi="宋体"/>
          <w:sz w:val="15"/>
          <w:szCs w:val="15"/>
        </w:rPr>
      </w:pPr>
    </w:p>
    <w:p w:rsidR="006847BC" w:rsidRDefault="006847BC" w:rsidP="006847BC">
      <w:pPr>
        <w:ind w:firstLine="360"/>
      </w:pPr>
      <w:r>
        <w:rPr>
          <w:rFonts w:hint="eastAsia"/>
        </w:rPr>
        <w:t>在</w:t>
      </w:r>
      <w:r>
        <w:t>分机</w:t>
      </w:r>
      <w:r>
        <w:rPr>
          <w:rFonts w:hint="eastAsia"/>
        </w:rPr>
        <w:t>组</w:t>
      </w:r>
      <w:r>
        <w:t>子模块，可以增加分机组，并</w:t>
      </w:r>
      <w:r>
        <w:rPr>
          <w:rFonts w:hint="eastAsia"/>
        </w:rPr>
        <w:t>且</w:t>
      </w:r>
      <w:r>
        <w:t>在</w:t>
      </w:r>
      <w:r>
        <w:rPr>
          <w:rFonts w:hint="eastAsia"/>
        </w:rPr>
        <w:t>新增</w:t>
      </w:r>
      <w:r>
        <w:t>和编辑分机时，为分机分配分机组，在删除分机组时，若该组中存在分机，则需要</w:t>
      </w:r>
      <w:r>
        <w:rPr>
          <w:rFonts w:hint="eastAsia"/>
        </w:rPr>
        <w:t>移除</w:t>
      </w:r>
      <w:r>
        <w:t>组中的所</w:t>
      </w:r>
      <w:r>
        <w:rPr>
          <w:rFonts w:hint="eastAsia"/>
        </w:rPr>
        <w:t>有</w:t>
      </w:r>
      <w:r>
        <w:t>分机后才可删除分机组</w:t>
      </w:r>
      <w:r>
        <w:rPr>
          <w:rFonts w:hint="eastAsia"/>
        </w:rPr>
        <w:t>。</w:t>
      </w:r>
    </w:p>
    <w:p w:rsidR="006847BC" w:rsidRDefault="006847BC" w:rsidP="006847BC">
      <w:pPr>
        <w:spacing w:after="120"/>
        <w:ind w:firstLineChars="0" w:firstLine="0"/>
        <w:jc w:val="center"/>
      </w:pPr>
      <w:r>
        <w:rPr>
          <w:noProof/>
        </w:rPr>
        <w:drawing>
          <wp:inline distT="0" distB="0" distL="0" distR="0" wp14:anchorId="21BD33D1" wp14:editId="309FEA21">
            <wp:extent cx="2925445" cy="1511300"/>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25445" cy="1511300"/>
                    </a:xfrm>
                    <a:prstGeom prst="rect">
                      <a:avLst/>
                    </a:prstGeom>
                  </pic:spPr>
                </pic:pic>
              </a:graphicData>
            </a:graphic>
          </wp:inline>
        </w:drawing>
      </w:r>
    </w:p>
    <w:p w:rsidR="006847BC" w:rsidRDefault="006847BC" w:rsidP="006847BC">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t>3</w:t>
      </w:r>
      <w:r>
        <w:rPr>
          <w:rFonts w:ascii="宋体" w:eastAsia="宋体" w:hAnsi="宋体" w:hint="eastAsia"/>
          <w:sz w:val="15"/>
          <w:szCs w:val="15"/>
        </w:rPr>
        <w:t xml:space="preserve"> 分机组子模块界面图</w:t>
      </w:r>
    </w:p>
    <w:p w:rsidR="0044099B" w:rsidRPr="0044099B" w:rsidRDefault="0044099B" w:rsidP="0044099B">
      <w:pPr>
        <w:ind w:firstLine="360"/>
      </w:pPr>
    </w:p>
    <w:p w:rsidR="006847BC" w:rsidRDefault="005626D0" w:rsidP="006847BC">
      <w:pPr>
        <w:ind w:firstLine="360"/>
      </w:pPr>
      <w:r>
        <w:rPr>
          <w:rFonts w:hint="eastAsia"/>
        </w:rPr>
        <w:t>在网关管理</w:t>
      </w:r>
      <w:r>
        <w:t>子模块，可以</w:t>
      </w:r>
      <w:r>
        <w:rPr>
          <w:rFonts w:hint="eastAsia"/>
        </w:rPr>
        <w:t>对所有租户</w:t>
      </w:r>
      <w:r>
        <w:t>的网关信息进行管理，</w:t>
      </w:r>
      <w:r>
        <w:rPr>
          <w:rFonts w:hint="eastAsia"/>
        </w:rPr>
        <w:t>网关</w:t>
      </w:r>
      <w:r>
        <w:t>在云总机系统中是至关重要的</w:t>
      </w:r>
      <w:r>
        <w:rPr>
          <w:rFonts w:hint="eastAsia"/>
        </w:rPr>
        <w:t>配置</w:t>
      </w:r>
      <w:r>
        <w:t>信息。</w:t>
      </w:r>
    </w:p>
    <w:p w:rsidR="005626D0" w:rsidRDefault="005626D0" w:rsidP="006847BC">
      <w:pPr>
        <w:ind w:firstLine="360"/>
      </w:pPr>
    </w:p>
    <w:p w:rsidR="005626D0" w:rsidRDefault="005626D0" w:rsidP="005626D0">
      <w:pPr>
        <w:spacing w:after="120"/>
        <w:ind w:firstLineChars="0" w:firstLine="0"/>
      </w:pPr>
      <w:r>
        <w:rPr>
          <w:noProof/>
        </w:rPr>
        <w:drawing>
          <wp:inline distT="0" distB="0" distL="0" distR="0" wp14:anchorId="2E6D7D50" wp14:editId="57E2764A">
            <wp:extent cx="2925445" cy="1510030"/>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25445" cy="1510030"/>
                    </a:xfrm>
                    <a:prstGeom prst="rect">
                      <a:avLst/>
                    </a:prstGeom>
                  </pic:spPr>
                </pic:pic>
              </a:graphicData>
            </a:graphic>
          </wp:inline>
        </w:drawing>
      </w:r>
    </w:p>
    <w:p w:rsidR="005626D0" w:rsidRDefault="005626D0" w:rsidP="005626D0">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t>4</w:t>
      </w:r>
      <w:r>
        <w:rPr>
          <w:rFonts w:ascii="宋体" w:eastAsia="宋体" w:hAnsi="宋体" w:hint="eastAsia"/>
          <w:sz w:val="15"/>
          <w:szCs w:val="15"/>
        </w:rPr>
        <w:t xml:space="preserve"> 网关管理子模块界面图</w:t>
      </w:r>
    </w:p>
    <w:p w:rsidR="006847BC" w:rsidRDefault="006847BC" w:rsidP="006847BC">
      <w:pPr>
        <w:ind w:firstLine="360"/>
      </w:pPr>
    </w:p>
    <w:p w:rsidR="005626D0" w:rsidRDefault="005626D0" w:rsidP="00665C06">
      <w:pPr>
        <w:ind w:firstLineChars="0" w:firstLine="0"/>
      </w:pPr>
    </w:p>
    <w:p w:rsidR="005626D0" w:rsidRDefault="005626D0" w:rsidP="006847BC">
      <w:pPr>
        <w:ind w:firstLine="360"/>
      </w:pPr>
      <w:r>
        <w:rPr>
          <w:rFonts w:hint="eastAsia"/>
        </w:rPr>
        <w:t>在</w:t>
      </w:r>
      <w:r>
        <w:t>网关组子模块中，可以</w:t>
      </w:r>
      <w:r>
        <w:rPr>
          <w:rFonts w:hint="eastAsia"/>
        </w:rPr>
        <w:t>查看</w:t>
      </w:r>
      <w:r>
        <w:t>到所有租户的网关组信息，并且可以进行管理操作</w:t>
      </w:r>
      <w:r>
        <w:rPr>
          <w:rFonts w:hint="eastAsia"/>
        </w:rPr>
        <w:t>，</w:t>
      </w:r>
      <w:r>
        <w:t>如新增，删除等。</w:t>
      </w:r>
      <w:r>
        <w:rPr>
          <w:rFonts w:hint="eastAsia"/>
        </w:rPr>
        <w:t>设置</w:t>
      </w:r>
      <w:r>
        <w:t>了网关组后，可以对网关进行分组</w:t>
      </w:r>
      <w:r>
        <w:rPr>
          <w:rFonts w:hint="eastAsia"/>
        </w:rPr>
        <w:t>，</w:t>
      </w:r>
      <w:r>
        <w:t>每个</w:t>
      </w:r>
      <w:r>
        <w:rPr>
          <w:rFonts w:hint="eastAsia"/>
        </w:rPr>
        <w:t>组</w:t>
      </w:r>
      <w:r>
        <w:t>的网关</w:t>
      </w:r>
      <w:r>
        <w:rPr>
          <w:rFonts w:hint="eastAsia"/>
        </w:rPr>
        <w:t>都</w:t>
      </w:r>
      <w:r>
        <w:t>设置优先级以便在需要使用该组网关时，能够</w:t>
      </w:r>
      <w:r>
        <w:rPr>
          <w:rFonts w:hint="eastAsia"/>
        </w:rPr>
        <w:t>以</w:t>
      </w:r>
      <w:r>
        <w:t>优先级判断使用顺序。</w:t>
      </w:r>
    </w:p>
    <w:p w:rsidR="005626D0" w:rsidRDefault="005626D0" w:rsidP="005626D0">
      <w:pPr>
        <w:spacing w:after="120"/>
        <w:ind w:firstLineChars="0" w:firstLine="0"/>
      </w:pPr>
      <w:r>
        <w:rPr>
          <w:noProof/>
        </w:rPr>
        <w:drawing>
          <wp:inline distT="0" distB="0" distL="0" distR="0" wp14:anchorId="2EBAEAF5" wp14:editId="0407CF43">
            <wp:extent cx="2925445" cy="1514475"/>
            <wp:effectExtent l="0" t="0" r="825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25445" cy="1514475"/>
                    </a:xfrm>
                    <a:prstGeom prst="rect">
                      <a:avLst/>
                    </a:prstGeom>
                  </pic:spPr>
                </pic:pic>
              </a:graphicData>
            </a:graphic>
          </wp:inline>
        </w:drawing>
      </w:r>
    </w:p>
    <w:p w:rsidR="005626D0" w:rsidRDefault="005626D0" w:rsidP="005626D0">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t>5</w:t>
      </w:r>
      <w:r>
        <w:rPr>
          <w:rFonts w:ascii="宋体" w:eastAsia="宋体" w:hAnsi="宋体" w:hint="eastAsia"/>
          <w:sz w:val="15"/>
          <w:szCs w:val="15"/>
        </w:rPr>
        <w:t xml:space="preserve"> 网关组子模块界面图</w:t>
      </w:r>
    </w:p>
    <w:p w:rsidR="0044099B" w:rsidRPr="0044099B" w:rsidRDefault="0044099B" w:rsidP="0044099B">
      <w:pPr>
        <w:ind w:firstLine="360"/>
      </w:pPr>
    </w:p>
    <w:p w:rsidR="005626D0" w:rsidRDefault="005626D0" w:rsidP="006847BC">
      <w:pPr>
        <w:ind w:firstLine="360"/>
      </w:pPr>
      <w:r>
        <w:rPr>
          <w:rFonts w:hint="eastAsia"/>
        </w:rPr>
        <w:t>在</w:t>
      </w:r>
      <w:r>
        <w:t>路由子模块，可以查看到所</w:t>
      </w:r>
      <w:r>
        <w:rPr>
          <w:rFonts w:hint="eastAsia"/>
        </w:rPr>
        <w:t>有</w:t>
      </w:r>
      <w:r>
        <w:t>租户的路由信息，并且可以</w:t>
      </w:r>
      <w:r>
        <w:rPr>
          <w:rFonts w:hint="eastAsia"/>
        </w:rPr>
        <w:t>进行添加</w:t>
      </w:r>
      <w:r>
        <w:t>编辑操作</w:t>
      </w:r>
      <w:r>
        <w:rPr>
          <w:rFonts w:hint="eastAsia"/>
        </w:rPr>
        <w:t>。</w:t>
      </w:r>
      <w:r w:rsidR="0044099B">
        <w:rPr>
          <w:rFonts w:hint="eastAsia"/>
        </w:rPr>
        <w:t>路由信息</w:t>
      </w:r>
      <w:r w:rsidR="0044099B">
        <w:t>是指云总机系统中分机接入和拨打电话</w:t>
      </w:r>
      <w:r w:rsidR="0044099B">
        <w:rPr>
          <w:rFonts w:hint="eastAsia"/>
        </w:rPr>
        <w:t>时</w:t>
      </w:r>
      <w:r w:rsidR="0044099B">
        <w:t>的</w:t>
      </w:r>
      <w:r w:rsidR="0044099B">
        <w:rPr>
          <w:rFonts w:hint="eastAsia"/>
        </w:rPr>
        <w:t>转发</w:t>
      </w:r>
      <w:r w:rsidR="0044099B">
        <w:t>规则，包括了转接到</w:t>
      </w:r>
      <w:r w:rsidR="0044099B">
        <w:t>IVR</w:t>
      </w:r>
      <w:r w:rsidR="0044099B">
        <w:t>语言导航</w:t>
      </w:r>
      <w:r w:rsidR="0044099B">
        <w:rPr>
          <w:rFonts w:hint="eastAsia"/>
        </w:rPr>
        <w:t>、其他</w:t>
      </w:r>
      <w:r w:rsidR="0044099B">
        <w:t>分机等。</w:t>
      </w:r>
    </w:p>
    <w:p w:rsidR="005626D0" w:rsidRDefault="005626D0" w:rsidP="005626D0">
      <w:pPr>
        <w:spacing w:after="120"/>
        <w:ind w:firstLineChars="0" w:firstLine="0"/>
      </w:pPr>
      <w:r>
        <w:rPr>
          <w:noProof/>
        </w:rPr>
        <w:drawing>
          <wp:inline distT="0" distB="0" distL="0" distR="0" wp14:anchorId="52DD449E" wp14:editId="704C53EB">
            <wp:extent cx="2925445" cy="1507490"/>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25445" cy="1507490"/>
                    </a:xfrm>
                    <a:prstGeom prst="rect">
                      <a:avLst/>
                    </a:prstGeom>
                  </pic:spPr>
                </pic:pic>
              </a:graphicData>
            </a:graphic>
          </wp:inline>
        </w:drawing>
      </w:r>
    </w:p>
    <w:p w:rsidR="005626D0" w:rsidRDefault="005626D0" w:rsidP="005626D0">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t>6</w:t>
      </w:r>
      <w:r>
        <w:rPr>
          <w:rFonts w:ascii="宋体" w:eastAsia="宋体" w:hAnsi="宋体" w:hint="eastAsia"/>
          <w:sz w:val="15"/>
          <w:szCs w:val="15"/>
        </w:rPr>
        <w:t xml:space="preserve"> 路由子模块界面图</w:t>
      </w:r>
    </w:p>
    <w:p w:rsidR="0044099B" w:rsidRPr="0044099B" w:rsidRDefault="0044099B" w:rsidP="0044099B">
      <w:pPr>
        <w:ind w:firstLine="360"/>
      </w:pPr>
    </w:p>
    <w:p w:rsidR="005626D0" w:rsidRDefault="0044099B" w:rsidP="006847BC">
      <w:pPr>
        <w:ind w:firstLine="360"/>
      </w:pPr>
      <w:r>
        <w:rPr>
          <w:rFonts w:hint="eastAsia"/>
        </w:rPr>
        <w:t>在号码</w:t>
      </w:r>
      <w:r>
        <w:t>变换子模块</w:t>
      </w:r>
      <w:r>
        <w:rPr>
          <w:rFonts w:hint="eastAsia"/>
        </w:rPr>
        <w:t>，可以</w:t>
      </w:r>
      <w:r>
        <w:t>配置云总机系统的号码变换规则，该规则是指在云总机系统中，</w:t>
      </w:r>
      <w:r>
        <w:rPr>
          <w:rFonts w:hint="eastAsia"/>
        </w:rPr>
        <w:t>分机拨打</w:t>
      </w:r>
      <w:r>
        <w:t>电话等操作时，对</w:t>
      </w:r>
      <w:r>
        <w:rPr>
          <w:rFonts w:hint="eastAsia"/>
        </w:rPr>
        <w:t>号码</w:t>
      </w:r>
      <w:r>
        <w:t>进行相应的转换</w:t>
      </w:r>
      <w:r>
        <w:rPr>
          <w:rFonts w:hint="eastAsia"/>
        </w:rPr>
        <w:t>。</w:t>
      </w:r>
    </w:p>
    <w:p w:rsidR="005626D0" w:rsidRDefault="0044099B" w:rsidP="0044099B">
      <w:pPr>
        <w:spacing w:after="120"/>
        <w:ind w:firstLineChars="0" w:firstLine="0"/>
      </w:pPr>
      <w:r>
        <w:rPr>
          <w:noProof/>
        </w:rPr>
        <w:drawing>
          <wp:inline distT="0" distB="0" distL="0" distR="0" wp14:anchorId="47360341" wp14:editId="426B1548">
            <wp:extent cx="2925445" cy="1504315"/>
            <wp:effectExtent l="0" t="0" r="825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25445" cy="1504315"/>
                    </a:xfrm>
                    <a:prstGeom prst="rect">
                      <a:avLst/>
                    </a:prstGeom>
                  </pic:spPr>
                </pic:pic>
              </a:graphicData>
            </a:graphic>
          </wp:inline>
        </w:drawing>
      </w:r>
    </w:p>
    <w:p w:rsidR="0044099B" w:rsidRDefault="0044099B" w:rsidP="0044099B">
      <w:pPr>
        <w:ind w:firstLine="300"/>
        <w:jc w:val="center"/>
      </w:pPr>
      <w:r>
        <w:rPr>
          <w:rFonts w:ascii="宋体" w:hAnsi="宋体" w:hint="eastAsia"/>
          <w:sz w:val="15"/>
          <w:szCs w:val="15"/>
        </w:rPr>
        <w:t>图 3</w:t>
      </w:r>
      <w:r>
        <w:rPr>
          <w:rFonts w:ascii="宋体" w:hAnsi="宋体"/>
          <w:sz w:val="15"/>
          <w:szCs w:val="15"/>
        </w:rPr>
        <w:noBreakHyphen/>
        <w:t>7</w:t>
      </w:r>
      <w:r>
        <w:rPr>
          <w:rFonts w:ascii="宋体" w:hAnsi="宋体" w:hint="eastAsia"/>
          <w:sz w:val="15"/>
          <w:szCs w:val="15"/>
        </w:rPr>
        <w:t xml:space="preserve"> 号码变换子模块界面图</w:t>
      </w:r>
    </w:p>
    <w:p w:rsidR="005626D0" w:rsidRPr="005626D0" w:rsidRDefault="005626D0" w:rsidP="00665C06">
      <w:pPr>
        <w:ind w:firstLineChars="0" w:firstLine="0"/>
      </w:pPr>
    </w:p>
    <w:p w:rsidR="00022783" w:rsidRDefault="00902E9E">
      <w:pPr>
        <w:pStyle w:val="3"/>
      </w:pPr>
      <w:r>
        <w:rPr>
          <w:rFonts w:hint="eastAsia"/>
        </w:rPr>
        <w:t>租户设置模块</w:t>
      </w:r>
    </w:p>
    <w:p w:rsidR="00022783" w:rsidRDefault="0044099B" w:rsidP="00C11969">
      <w:pPr>
        <w:pStyle w:val="a0"/>
        <w:ind w:firstLine="360"/>
      </w:pPr>
      <w:r>
        <w:rPr>
          <w:rFonts w:hint="eastAsia"/>
        </w:rPr>
        <w:t>在</w:t>
      </w:r>
      <w:r>
        <w:t>租户设置模块中</w:t>
      </w:r>
      <w:r>
        <w:rPr>
          <w:rFonts w:hint="eastAsia"/>
        </w:rPr>
        <w:t>，有</w:t>
      </w:r>
      <w:r>
        <w:t>租户开通和租户设置两个子模块</w:t>
      </w:r>
      <w:r>
        <w:rPr>
          <w:rFonts w:hint="eastAsia"/>
        </w:rPr>
        <w:t>。在</w:t>
      </w:r>
      <w:r>
        <w:t>租户开通子模块里，</w:t>
      </w:r>
      <w:r>
        <w:rPr>
          <w:rFonts w:hint="eastAsia"/>
        </w:rPr>
        <w:t>可以实现正要</w:t>
      </w:r>
      <w:r>
        <w:t>租用云总机系统的企业</w:t>
      </w:r>
      <w:r>
        <w:rPr>
          <w:rFonts w:hint="eastAsia"/>
        </w:rPr>
        <w:t>信息</w:t>
      </w:r>
      <w:r>
        <w:t>的录入，并配置相应参数，例如</w:t>
      </w:r>
      <w:r>
        <w:rPr>
          <w:rFonts w:hint="eastAsia"/>
        </w:rPr>
        <w:t>分机数量</w:t>
      </w:r>
      <w:r>
        <w:t>上限，分机组数量上限等。</w:t>
      </w:r>
    </w:p>
    <w:p w:rsidR="00C11969" w:rsidRDefault="00C11969" w:rsidP="00C11969">
      <w:pPr>
        <w:pStyle w:val="a0"/>
        <w:ind w:firstLineChars="0" w:firstLine="0"/>
      </w:pPr>
      <w:r>
        <w:rPr>
          <w:noProof/>
        </w:rPr>
        <w:lastRenderedPageBreak/>
        <w:drawing>
          <wp:inline distT="0" distB="0" distL="0" distR="0" wp14:anchorId="34030441" wp14:editId="72C6F618">
            <wp:extent cx="2922905" cy="15119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1"/>
                    <a:stretch>
                      <a:fillRect/>
                    </a:stretch>
                  </pic:blipFill>
                  <pic:spPr>
                    <a:xfrm>
                      <a:off x="0" y="0"/>
                      <a:ext cx="29232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44099B">
        <w:rPr>
          <w:rFonts w:ascii="宋体" w:eastAsia="宋体" w:hAnsi="宋体"/>
          <w:sz w:val="15"/>
          <w:szCs w:val="15"/>
        </w:rPr>
        <w:t>8</w:t>
      </w:r>
      <w:r>
        <w:rPr>
          <w:rFonts w:ascii="宋体" w:eastAsia="宋体" w:hAnsi="宋体" w:hint="eastAsia"/>
          <w:sz w:val="15"/>
          <w:szCs w:val="15"/>
        </w:rPr>
        <w:t xml:space="preserve"> 租户</w:t>
      </w:r>
      <w:r w:rsidR="0044099B">
        <w:rPr>
          <w:rFonts w:ascii="宋体" w:eastAsia="宋体" w:hAnsi="宋体" w:hint="eastAsia"/>
          <w:sz w:val="15"/>
          <w:szCs w:val="15"/>
        </w:rPr>
        <w:t>开通子模块</w:t>
      </w:r>
      <w:r>
        <w:rPr>
          <w:rFonts w:ascii="宋体" w:eastAsia="宋体" w:hAnsi="宋体" w:hint="eastAsia"/>
          <w:sz w:val="15"/>
          <w:szCs w:val="15"/>
        </w:rPr>
        <w:t>模块界面图</w:t>
      </w:r>
    </w:p>
    <w:p w:rsidR="0044099B" w:rsidRDefault="0044099B" w:rsidP="0044099B">
      <w:pPr>
        <w:ind w:firstLineChars="0" w:firstLine="0"/>
      </w:pPr>
    </w:p>
    <w:p w:rsidR="0044099B" w:rsidRDefault="0044099B" w:rsidP="0044099B">
      <w:pPr>
        <w:ind w:firstLine="360"/>
      </w:pPr>
      <w:r>
        <w:rPr>
          <w:rFonts w:hint="eastAsia"/>
        </w:rPr>
        <w:t>在</w:t>
      </w:r>
      <w:r>
        <w:t>租户设置模块，列出了所有租户的编号，名称以及对</w:t>
      </w:r>
      <w:r>
        <w:rPr>
          <w:rFonts w:hint="eastAsia"/>
        </w:rPr>
        <w:t>应</w:t>
      </w:r>
      <w:r>
        <w:t>的配置模块，</w:t>
      </w:r>
      <w:r>
        <w:rPr>
          <w:rFonts w:hint="eastAsia"/>
        </w:rPr>
        <w:t>从</w:t>
      </w:r>
      <w:r>
        <w:t>这里可以单独</w:t>
      </w:r>
      <w:r>
        <w:rPr>
          <w:rFonts w:hint="eastAsia"/>
        </w:rPr>
        <w:t>查看</w:t>
      </w:r>
      <w:r w:rsidR="00D32BDC">
        <w:t>或</w:t>
      </w:r>
      <w:r w:rsidR="00D32BDC">
        <w:rPr>
          <w:rFonts w:hint="eastAsia"/>
        </w:rPr>
        <w:t>管理</w:t>
      </w:r>
      <w:r w:rsidR="00D32BDC">
        <w:t>某个租户。</w:t>
      </w:r>
    </w:p>
    <w:p w:rsidR="0044099B" w:rsidRDefault="0044099B" w:rsidP="00780862">
      <w:pPr>
        <w:spacing w:after="120"/>
        <w:ind w:firstLineChars="0" w:firstLine="0"/>
      </w:pPr>
      <w:r>
        <w:rPr>
          <w:noProof/>
        </w:rPr>
        <w:drawing>
          <wp:inline distT="0" distB="0" distL="0" distR="0" wp14:anchorId="143F40E9" wp14:editId="1D829255">
            <wp:extent cx="2925445" cy="1504315"/>
            <wp:effectExtent l="0" t="0" r="825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25445" cy="1504315"/>
                    </a:xfrm>
                    <a:prstGeom prst="rect">
                      <a:avLst/>
                    </a:prstGeom>
                  </pic:spPr>
                </pic:pic>
              </a:graphicData>
            </a:graphic>
          </wp:inline>
        </w:drawing>
      </w:r>
    </w:p>
    <w:p w:rsidR="00D32BDC" w:rsidRDefault="00D32BDC" w:rsidP="00D32BDC">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9</w:t>
      </w:r>
      <w:r>
        <w:rPr>
          <w:rFonts w:ascii="宋体" w:eastAsia="宋体" w:hAnsi="宋体" w:hint="eastAsia"/>
          <w:sz w:val="15"/>
          <w:szCs w:val="15"/>
        </w:rPr>
        <w:t xml:space="preserve"> 租户设置子模块模块界面图</w:t>
      </w:r>
    </w:p>
    <w:p w:rsidR="0044099B" w:rsidRPr="00D32BDC" w:rsidRDefault="0044099B" w:rsidP="00D32BDC">
      <w:pPr>
        <w:ind w:firstLineChars="0" w:firstLine="0"/>
      </w:pPr>
    </w:p>
    <w:p w:rsidR="00022783" w:rsidRDefault="00902E9E">
      <w:pPr>
        <w:pStyle w:val="3"/>
      </w:pPr>
      <w:r>
        <w:rPr>
          <w:rFonts w:hint="eastAsia"/>
        </w:rPr>
        <w:t>话务</w:t>
      </w:r>
      <w:r>
        <w:t>管理</w:t>
      </w:r>
      <w:r>
        <w:rPr>
          <w:rFonts w:hint="eastAsia"/>
        </w:rPr>
        <w:t>模块</w:t>
      </w:r>
    </w:p>
    <w:p w:rsidR="00D32BDC" w:rsidRDefault="00D32BDC" w:rsidP="00D32BDC">
      <w:pPr>
        <w:pStyle w:val="a0"/>
        <w:ind w:firstLine="360"/>
      </w:pPr>
      <w:r>
        <w:t>话务管理模块，</w:t>
      </w:r>
      <w:r>
        <w:rPr>
          <w:rFonts w:hint="eastAsia"/>
        </w:rPr>
        <w:t>分为呼叫</w:t>
      </w:r>
      <w:r>
        <w:t>失败、录音配置和录音记录三个子模块</w:t>
      </w:r>
      <w:r>
        <w:rPr>
          <w:rFonts w:hint="eastAsia"/>
        </w:rPr>
        <w:t>。</w:t>
      </w:r>
    </w:p>
    <w:p w:rsidR="00C11969" w:rsidRDefault="00D32BDC" w:rsidP="00665C06">
      <w:pPr>
        <w:pStyle w:val="a0"/>
        <w:ind w:firstLine="360"/>
      </w:pPr>
      <w:r>
        <w:rPr>
          <w:rFonts w:hint="eastAsia"/>
        </w:rPr>
        <w:t>在</w:t>
      </w:r>
      <w:r>
        <w:t>呼叫失败模块，可以</w:t>
      </w:r>
      <w:r>
        <w:rPr>
          <w:rFonts w:hint="eastAsia"/>
        </w:rPr>
        <w:t>管理</w:t>
      </w:r>
      <w:r>
        <w:t>所有租户下</w:t>
      </w:r>
      <w:r>
        <w:rPr>
          <w:rFonts w:hint="eastAsia"/>
        </w:rPr>
        <w:t>分机</w:t>
      </w:r>
      <w:r>
        <w:t>的呼叫失败信息，</w:t>
      </w:r>
      <w:r>
        <w:rPr>
          <w:rFonts w:hint="eastAsia"/>
        </w:rPr>
        <w:t>包括</w:t>
      </w:r>
      <w:r>
        <w:t>语音留言，转接等操作类型</w:t>
      </w:r>
      <w:r>
        <w:rPr>
          <w:rFonts w:hint="eastAsia"/>
        </w:rPr>
        <w:t>的</w:t>
      </w:r>
      <w:r>
        <w:t>设置。</w:t>
      </w:r>
      <w:r>
        <w:rPr>
          <w:rFonts w:hint="eastAsia"/>
        </w:rPr>
        <w:t>并且在</w:t>
      </w:r>
      <w:r>
        <w:t>分机管理页面可以进行分机的呼叫失败设置</w:t>
      </w:r>
      <w:r>
        <w:rPr>
          <w:rFonts w:hint="eastAsia"/>
        </w:rPr>
        <w:t>。</w:t>
      </w:r>
    </w:p>
    <w:p w:rsidR="00022783" w:rsidRDefault="00C11969" w:rsidP="00C11969">
      <w:pPr>
        <w:pStyle w:val="a0"/>
        <w:ind w:firstLineChars="0" w:firstLine="0"/>
      </w:pPr>
      <w:r>
        <w:rPr>
          <w:noProof/>
        </w:rPr>
        <w:drawing>
          <wp:inline distT="0" distB="0" distL="0" distR="0" wp14:anchorId="36BFB835" wp14:editId="740A8B43">
            <wp:extent cx="2925445" cy="1507490"/>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3"/>
                    <a:stretch>
                      <a:fillRect/>
                    </a:stretch>
                  </pic:blipFill>
                  <pic:spPr>
                    <a:xfrm>
                      <a:off x="0" y="0"/>
                      <a:ext cx="2925445" cy="1507490"/>
                    </a:xfrm>
                    <a:prstGeom prst="rect">
                      <a:avLst/>
                    </a:prstGeom>
                  </pic:spPr>
                </pic:pic>
              </a:graphicData>
            </a:graphic>
          </wp:inline>
        </w:drawing>
      </w:r>
      <w:r w:rsidR="00902E9E">
        <w:rPr>
          <w:rFonts w:hint="eastAsia"/>
        </w:rPr>
        <w:t xml:space="preserve"> </w:t>
      </w:r>
      <w:r w:rsidR="00902E9E">
        <w:t xml:space="preserve">                                           </w:t>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10</w:t>
      </w:r>
      <w:r>
        <w:rPr>
          <w:rFonts w:ascii="宋体" w:eastAsia="宋体" w:hAnsi="宋体" w:hint="eastAsia"/>
          <w:sz w:val="15"/>
          <w:szCs w:val="15"/>
        </w:rPr>
        <w:t xml:space="preserve"> </w:t>
      </w:r>
      <w:r w:rsidR="00D32BDC">
        <w:rPr>
          <w:rFonts w:ascii="宋体" w:eastAsia="宋体" w:hAnsi="宋体" w:hint="eastAsia"/>
          <w:sz w:val="15"/>
          <w:szCs w:val="15"/>
        </w:rPr>
        <w:t>呼叫</w:t>
      </w:r>
      <w:r w:rsidR="00D32BDC">
        <w:rPr>
          <w:rFonts w:ascii="宋体" w:eastAsia="宋体" w:hAnsi="宋体"/>
          <w:sz w:val="15"/>
          <w:szCs w:val="15"/>
        </w:rPr>
        <w:t>失败</w:t>
      </w:r>
      <w:r w:rsidR="00D32BDC">
        <w:rPr>
          <w:rFonts w:ascii="宋体" w:eastAsia="宋体" w:hAnsi="宋体" w:hint="eastAsia"/>
          <w:sz w:val="15"/>
          <w:szCs w:val="15"/>
        </w:rPr>
        <w:t>子</w:t>
      </w:r>
      <w:r>
        <w:rPr>
          <w:rFonts w:ascii="宋体" w:eastAsia="宋体" w:hAnsi="宋体" w:hint="eastAsia"/>
          <w:sz w:val="15"/>
          <w:szCs w:val="15"/>
        </w:rPr>
        <w:t>模块界面图</w:t>
      </w:r>
    </w:p>
    <w:p w:rsidR="00C11969" w:rsidRPr="00C11969" w:rsidRDefault="00C11969" w:rsidP="00C11969">
      <w:pPr>
        <w:ind w:firstLine="360"/>
      </w:pPr>
    </w:p>
    <w:p w:rsidR="00D32BDC" w:rsidRPr="00D32BDC" w:rsidRDefault="00D32BDC" w:rsidP="00D32BDC">
      <w:pPr>
        <w:ind w:firstLine="360"/>
      </w:pPr>
      <w:r>
        <w:rPr>
          <w:rFonts w:hint="eastAsia"/>
        </w:rPr>
        <w:t>在录音</w:t>
      </w:r>
      <w:r>
        <w:t>配置</w:t>
      </w:r>
      <w:r>
        <w:rPr>
          <w:rFonts w:hint="eastAsia"/>
        </w:rPr>
        <w:t>子模块</w:t>
      </w:r>
      <w:r>
        <w:t>，</w:t>
      </w:r>
      <w:r>
        <w:rPr>
          <w:rFonts w:hint="eastAsia"/>
        </w:rPr>
        <w:t>可以为每个</w:t>
      </w:r>
      <w:r>
        <w:t>租户配置不同的录音保存路径</w:t>
      </w:r>
      <w:r>
        <w:rPr>
          <w:rFonts w:hint="eastAsia"/>
        </w:rPr>
        <w:t>等</w:t>
      </w:r>
      <w:r>
        <w:t>信息</w:t>
      </w:r>
      <w:r>
        <w:rPr>
          <w:rFonts w:hint="eastAsia"/>
        </w:rPr>
        <w:t>。分机进行</w:t>
      </w:r>
      <w:r>
        <w:t>一次</w:t>
      </w:r>
      <w:r>
        <w:rPr>
          <w:rFonts w:hint="eastAsia"/>
        </w:rPr>
        <w:t>通话</w:t>
      </w:r>
      <w:r>
        <w:t>后</w:t>
      </w:r>
      <w:r>
        <w:rPr>
          <w:rFonts w:hint="eastAsia"/>
        </w:rPr>
        <w:t>，若</w:t>
      </w:r>
      <w:r>
        <w:t>开通了录音功能，则</w:t>
      </w:r>
      <w:r>
        <w:rPr>
          <w:rFonts w:hint="eastAsia"/>
        </w:rPr>
        <w:t>服务器根据</w:t>
      </w:r>
      <w:r>
        <w:t>此配置信息，将录音保存在相应路径下。</w:t>
      </w:r>
    </w:p>
    <w:p w:rsidR="00D32BDC" w:rsidRDefault="00D32BDC" w:rsidP="00E606A4">
      <w:pPr>
        <w:spacing w:after="120"/>
        <w:ind w:firstLineChars="0" w:firstLine="0"/>
      </w:pPr>
      <w:r>
        <w:rPr>
          <w:noProof/>
        </w:rPr>
        <w:drawing>
          <wp:inline distT="0" distB="0" distL="0" distR="0" wp14:anchorId="07FDFFB9" wp14:editId="76E5B501">
            <wp:extent cx="2925445" cy="150495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25445" cy="1504950"/>
                    </a:xfrm>
                    <a:prstGeom prst="rect">
                      <a:avLst/>
                    </a:prstGeom>
                  </pic:spPr>
                </pic:pic>
              </a:graphicData>
            </a:graphic>
          </wp:inline>
        </w:drawing>
      </w:r>
    </w:p>
    <w:p w:rsidR="00D32BDC" w:rsidRDefault="00D32BDC" w:rsidP="00D32BDC">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11</w:t>
      </w:r>
      <w:r>
        <w:rPr>
          <w:rFonts w:ascii="宋体" w:eastAsia="宋体" w:hAnsi="宋体" w:hint="eastAsia"/>
          <w:sz w:val="15"/>
          <w:szCs w:val="15"/>
        </w:rPr>
        <w:t xml:space="preserve"> 录音配置子模块界面图</w:t>
      </w:r>
    </w:p>
    <w:p w:rsidR="00D32BDC" w:rsidRPr="00D32BDC" w:rsidRDefault="00D32BDC" w:rsidP="00D32BDC">
      <w:pPr>
        <w:ind w:firstLine="360"/>
      </w:pPr>
    </w:p>
    <w:p w:rsidR="00D32BDC" w:rsidRDefault="00D32BDC" w:rsidP="00D32BDC">
      <w:pPr>
        <w:ind w:firstLine="360"/>
      </w:pPr>
    </w:p>
    <w:p w:rsidR="00C11969" w:rsidRPr="00C11969" w:rsidRDefault="00C11969" w:rsidP="00C11969">
      <w:pPr>
        <w:ind w:firstLine="360"/>
      </w:pPr>
      <w:r>
        <w:rPr>
          <w:rFonts w:hint="eastAsia"/>
        </w:rPr>
        <w:t>在录音</w:t>
      </w:r>
      <w:r>
        <w:t>记录子模块，可以查看到所有租户下的录音信息，</w:t>
      </w:r>
      <w:r>
        <w:rPr>
          <w:rFonts w:hint="eastAsia"/>
        </w:rPr>
        <w:t>通过点击</w:t>
      </w:r>
      <w:r>
        <w:t>下载按钮，可以下载相应录音文件</w:t>
      </w:r>
      <w:r>
        <w:rPr>
          <w:rFonts w:hint="eastAsia"/>
        </w:rPr>
        <w:t>。</w:t>
      </w:r>
    </w:p>
    <w:p w:rsidR="00C11969" w:rsidRDefault="00C11969" w:rsidP="00E606A4">
      <w:pPr>
        <w:spacing w:after="120"/>
        <w:ind w:firstLineChars="0" w:firstLine="0"/>
      </w:pPr>
      <w:r>
        <w:rPr>
          <w:noProof/>
        </w:rPr>
        <w:drawing>
          <wp:inline distT="0" distB="0" distL="0" distR="0" wp14:anchorId="09AE1CDA" wp14:editId="10FE13F3">
            <wp:extent cx="2925445" cy="150876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25445" cy="1508760"/>
                    </a:xfrm>
                    <a:prstGeom prst="rect">
                      <a:avLst/>
                    </a:prstGeom>
                  </pic:spPr>
                </pic:pic>
              </a:graphicData>
            </a:graphic>
          </wp:inline>
        </w:drawing>
      </w:r>
    </w:p>
    <w:p w:rsidR="00C11969" w:rsidRDefault="00C11969" w:rsidP="00C11969">
      <w:pPr>
        <w:ind w:firstLine="300"/>
        <w:jc w:val="center"/>
        <w:rPr>
          <w:rFonts w:ascii="宋体" w:hAnsi="宋体"/>
          <w:sz w:val="15"/>
          <w:szCs w:val="15"/>
        </w:rPr>
      </w:pPr>
      <w:r>
        <w:rPr>
          <w:rFonts w:ascii="宋体" w:hAnsi="宋体" w:hint="eastAsia"/>
          <w:sz w:val="15"/>
          <w:szCs w:val="15"/>
        </w:rPr>
        <w:t>图 3</w:t>
      </w:r>
      <w:r>
        <w:rPr>
          <w:rFonts w:ascii="宋体" w:hAnsi="宋体" w:hint="eastAsia"/>
          <w:sz w:val="15"/>
          <w:szCs w:val="15"/>
        </w:rPr>
        <w:noBreakHyphen/>
      </w:r>
      <w:r w:rsidR="00DD710B">
        <w:rPr>
          <w:rFonts w:ascii="宋体" w:hAnsi="宋体"/>
          <w:sz w:val="15"/>
          <w:szCs w:val="15"/>
        </w:rPr>
        <w:t>12</w:t>
      </w:r>
      <w:r>
        <w:rPr>
          <w:rFonts w:ascii="宋体" w:hAnsi="宋体" w:hint="eastAsia"/>
          <w:sz w:val="15"/>
          <w:szCs w:val="15"/>
        </w:rPr>
        <w:t xml:space="preserve"> 录音记录子模块界面图</w:t>
      </w:r>
    </w:p>
    <w:p w:rsidR="00C11969" w:rsidRPr="00D32BDC" w:rsidRDefault="00C11969" w:rsidP="00C11969">
      <w:pPr>
        <w:ind w:firstLineChars="0" w:firstLine="0"/>
      </w:pPr>
    </w:p>
    <w:p w:rsidR="00022783" w:rsidRDefault="00902E9E" w:rsidP="00C11969">
      <w:pPr>
        <w:pStyle w:val="3"/>
      </w:pPr>
      <w:r>
        <w:rPr>
          <w:rFonts w:hint="eastAsia"/>
        </w:rPr>
        <w:t>通话记录模块</w:t>
      </w:r>
    </w:p>
    <w:p w:rsidR="00C11969" w:rsidRDefault="00C11969" w:rsidP="00C11969">
      <w:pPr>
        <w:pStyle w:val="a0"/>
        <w:ind w:firstLine="360"/>
      </w:pPr>
      <w:r>
        <w:rPr>
          <w:rFonts w:hint="eastAsia"/>
        </w:rPr>
        <w:t>通话</w:t>
      </w:r>
      <w:r>
        <w:t>记录模块包含通话记录、</w:t>
      </w:r>
      <w:r>
        <w:rPr>
          <w:rFonts w:hint="eastAsia"/>
        </w:rPr>
        <w:t>留言查询</w:t>
      </w:r>
      <w:r>
        <w:t>两个子模块。</w:t>
      </w:r>
    </w:p>
    <w:p w:rsidR="00C11969" w:rsidRPr="00C11969" w:rsidRDefault="00C11969" w:rsidP="00C11969">
      <w:pPr>
        <w:pStyle w:val="a0"/>
        <w:ind w:firstLine="360"/>
      </w:pPr>
      <w:r>
        <w:rPr>
          <w:rFonts w:hint="eastAsia"/>
        </w:rPr>
        <w:t>在</w:t>
      </w:r>
      <w:r>
        <w:t>留言查询子模块中，可以查看到所有租户下</w:t>
      </w:r>
      <w:r>
        <w:rPr>
          <w:rFonts w:hint="eastAsia"/>
        </w:rPr>
        <w:t>分机</w:t>
      </w:r>
      <w:r>
        <w:t>的</w:t>
      </w:r>
      <w:r w:rsidR="00243D9B">
        <w:rPr>
          <w:rFonts w:hint="eastAsia"/>
        </w:rPr>
        <w:t>通话记录</w:t>
      </w:r>
      <w:r>
        <w:t>，并且</w:t>
      </w:r>
      <w:r>
        <w:rPr>
          <w:rFonts w:hint="eastAsia"/>
        </w:rPr>
        <w:t>还可以</w:t>
      </w:r>
      <w:r>
        <w:t>以时间</w:t>
      </w:r>
      <w:r>
        <w:rPr>
          <w:rFonts w:hint="eastAsia"/>
        </w:rPr>
        <w:t>、</w:t>
      </w:r>
      <w:r>
        <w:t>通话时长和号码进行</w:t>
      </w:r>
      <w:r>
        <w:rPr>
          <w:rFonts w:hint="eastAsia"/>
        </w:rPr>
        <w:t>组合</w:t>
      </w:r>
      <w:r>
        <w:t>搜索。</w:t>
      </w:r>
    </w:p>
    <w:p w:rsidR="00C11969" w:rsidRPr="00C11969" w:rsidRDefault="00C11969" w:rsidP="00C11969">
      <w:pPr>
        <w:pStyle w:val="a0"/>
        <w:ind w:firstLineChars="0" w:firstLine="0"/>
      </w:pPr>
      <w:r>
        <w:rPr>
          <w:noProof/>
        </w:rPr>
        <w:drawing>
          <wp:inline distT="0" distB="0" distL="0" distR="0" wp14:anchorId="5443C93B" wp14:editId="478BD18C">
            <wp:extent cx="2922905" cy="15119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6"/>
                    <a:stretch>
                      <a:fillRect/>
                    </a:stretch>
                  </pic:blipFill>
                  <pic:spPr>
                    <a:xfrm>
                      <a:off x="0" y="0"/>
                      <a:ext cx="29232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13</w:t>
      </w:r>
      <w:r>
        <w:rPr>
          <w:rFonts w:ascii="宋体" w:eastAsia="宋体" w:hAnsi="宋体" w:hint="eastAsia"/>
          <w:sz w:val="15"/>
          <w:szCs w:val="15"/>
        </w:rPr>
        <w:t xml:space="preserve"> 通话</w:t>
      </w:r>
      <w:r>
        <w:rPr>
          <w:rFonts w:ascii="宋体" w:eastAsia="宋体" w:hAnsi="宋体"/>
          <w:sz w:val="15"/>
          <w:szCs w:val="15"/>
        </w:rPr>
        <w:t>记录</w:t>
      </w:r>
      <w:r w:rsidR="00C11969">
        <w:rPr>
          <w:rFonts w:ascii="宋体" w:eastAsia="宋体" w:hAnsi="宋体" w:hint="eastAsia"/>
          <w:sz w:val="15"/>
          <w:szCs w:val="15"/>
        </w:rPr>
        <w:t>子</w:t>
      </w:r>
      <w:r>
        <w:rPr>
          <w:rFonts w:ascii="宋体" w:eastAsia="宋体" w:hAnsi="宋体" w:hint="eastAsia"/>
          <w:sz w:val="15"/>
          <w:szCs w:val="15"/>
        </w:rPr>
        <w:t>模块界面图</w:t>
      </w:r>
    </w:p>
    <w:p w:rsidR="00C11969" w:rsidRPr="00C11969" w:rsidRDefault="00C11969" w:rsidP="00C11969">
      <w:pPr>
        <w:ind w:firstLine="360"/>
      </w:pPr>
    </w:p>
    <w:p w:rsidR="00C11969" w:rsidRDefault="00C11969">
      <w:pPr>
        <w:pStyle w:val="a0"/>
        <w:ind w:firstLine="360"/>
      </w:pPr>
      <w:r>
        <w:rPr>
          <w:rFonts w:hint="eastAsia"/>
        </w:rPr>
        <w:t>在</w:t>
      </w:r>
      <w:r>
        <w:t>留言查询子模块中，可以查看到所有租户的分机的留言信息，并且提供下载相应</w:t>
      </w:r>
      <w:r>
        <w:rPr>
          <w:rFonts w:hint="eastAsia"/>
        </w:rPr>
        <w:t>音频</w:t>
      </w:r>
      <w:r>
        <w:t>文件的链接。</w:t>
      </w:r>
    </w:p>
    <w:p w:rsidR="00C11969" w:rsidRDefault="00C11969" w:rsidP="00C11969">
      <w:pPr>
        <w:pStyle w:val="a0"/>
        <w:ind w:firstLineChars="0" w:firstLine="0"/>
      </w:pPr>
      <w:r>
        <w:rPr>
          <w:noProof/>
        </w:rPr>
        <w:drawing>
          <wp:inline distT="0" distB="0" distL="0" distR="0" wp14:anchorId="0A12BBA4" wp14:editId="4DF7115B">
            <wp:extent cx="2925445" cy="1504950"/>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25445" cy="1504950"/>
                    </a:xfrm>
                    <a:prstGeom prst="rect">
                      <a:avLst/>
                    </a:prstGeom>
                  </pic:spPr>
                </pic:pic>
              </a:graphicData>
            </a:graphic>
          </wp:inline>
        </w:drawing>
      </w:r>
    </w:p>
    <w:p w:rsidR="00C11969" w:rsidRDefault="00C11969" w:rsidP="00C11969">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14</w:t>
      </w:r>
      <w:r>
        <w:rPr>
          <w:rFonts w:ascii="宋体" w:eastAsia="宋体" w:hAnsi="宋体" w:hint="eastAsia"/>
          <w:sz w:val="15"/>
          <w:szCs w:val="15"/>
        </w:rPr>
        <w:t xml:space="preserve"> 留言查询子模块界面图</w:t>
      </w:r>
    </w:p>
    <w:p w:rsidR="00C11969" w:rsidRPr="00C11969" w:rsidRDefault="00C11969">
      <w:pPr>
        <w:pStyle w:val="a0"/>
        <w:ind w:firstLine="360"/>
      </w:pPr>
    </w:p>
    <w:p w:rsidR="00022783" w:rsidRDefault="00902E9E" w:rsidP="00C11969">
      <w:pPr>
        <w:pStyle w:val="3"/>
      </w:pPr>
      <w:r>
        <w:rPr>
          <w:rFonts w:hint="eastAsia"/>
        </w:rPr>
        <w:t>设置模块</w:t>
      </w:r>
    </w:p>
    <w:p w:rsidR="00C11969" w:rsidRDefault="00C11969" w:rsidP="00C11969">
      <w:pPr>
        <w:pStyle w:val="a0"/>
        <w:ind w:firstLine="360"/>
      </w:pPr>
      <w:r>
        <w:rPr>
          <w:rFonts w:hint="eastAsia"/>
        </w:rPr>
        <w:t>设置</w:t>
      </w:r>
      <w:r>
        <w:t>模块主要分为工作时间</w:t>
      </w:r>
      <w:r>
        <w:rPr>
          <w:rFonts w:hint="eastAsia"/>
        </w:rPr>
        <w:t>、</w:t>
      </w:r>
      <w:r>
        <w:t>IVR</w:t>
      </w:r>
      <w:r>
        <w:t>管理</w:t>
      </w:r>
      <w:r>
        <w:rPr>
          <w:rFonts w:hint="eastAsia"/>
        </w:rPr>
        <w:t>、</w:t>
      </w:r>
      <w:r w:rsidR="006566FD">
        <w:rPr>
          <w:rFonts w:hint="eastAsia"/>
        </w:rPr>
        <w:t>黑名单</w:t>
      </w:r>
      <w:r w:rsidR="006566FD">
        <w:t>、用户管理、角色管理、菜单管理、</w:t>
      </w:r>
      <w:r w:rsidR="006566FD">
        <w:rPr>
          <w:rFonts w:hint="eastAsia"/>
        </w:rPr>
        <w:t>系统</w:t>
      </w:r>
      <w:r w:rsidR="006566FD">
        <w:t>参数管理、文件上传</w:t>
      </w:r>
      <w:r w:rsidR="006566FD">
        <w:rPr>
          <w:rFonts w:hint="eastAsia"/>
        </w:rPr>
        <w:t>、</w:t>
      </w:r>
      <w:r w:rsidR="006566FD">
        <w:t>节假日设置、修改密码子模块</w:t>
      </w:r>
      <w:r w:rsidR="006566FD">
        <w:rPr>
          <w:rFonts w:hint="eastAsia"/>
        </w:rPr>
        <w:t>。</w:t>
      </w:r>
    </w:p>
    <w:p w:rsidR="006566FD" w:rsidRPr="006566FD" w:rsidRDefault="006566FD" w:rsidP="00C11969">
      <w:pPr>
        <w:pStyle w:val="a0"/>
        <w:ind w:firstLine="360"/>
      </w:pPr>
      <w:r>
        <w:rPr>
          <w:rFonts w:hint="eastAsia"/>
        </w:rPr>
        <w:t>在</w:t>
      </w:r>
      <w:r>
        <w:t>工作时间子模块中，可以</w:t>
      </w:r>
      <w:r>
        <w:rPr>
          <w:rFonts w:hint="eastAsia"/>
        </w:rPr>
        <w:t>为</w:t>
      </w:r>
      <w:r>
        <w:t>租户设置工作日，并</w:t>
      </w:r>
      <w:r>
        <w:rPr>
          <w:rFonts w:hint="eastAsia"/>
        </w:rPr>
        <w:t>且</w:t>
      </w:r>
      <w:r>
        <w:t>同时在工作日列表列出具体的每一天。</w:t>
      </w:r>
    </w:p>
    <w:p w:rsidR="00C11969" w:rsidRPr="00C11969" w:rsidRDefault="00C11969" w:rsidP="00C11969">
      <w:pPr>
        <w:pStyle w:val="a0"/>
        <w:ind w:firstLineChars="0" w:firstLine="0"/>
      </w:pPr>
      <w:r>
        <w:rPr>
          <w:noProof/>
        </w:rPr>
        <w:lastRenderedPageBreak/>
        <w:drawing>
          <wp:inline distT="0" distB="0" distL="0" distR="0" wp14:anchorId="3ECFA62F" wp14:editId="4508B510">
            <wp:extent cx="2925445" cy="1506220"/>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25445" cy="1506220"/>
                    </a:xfrm>
                    <a:prstGeom prst="rect">
                      <a:avLst/>
                    </a:prstGeom>
                  </pic:spPr>
                </pic:pic>
              </a:graphicData>
            </a:graphic>
          </wp:inline>
        </w:drawing>
      </w:r>
    </w:p>
    <w:p w:rsidR="006566FD" w:rsidRPr="006566FD" w:rsidRDefault="00902E9E" w:rsidP="006566FD">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15</w:t>
      </w:r>
      <w:r w:rsidR="00C11969">
        <w:rPr>
          <w:rFonts w:ascii="宋体" w:eastAsia="宋体" w:hAnsi="宋体" w:hint="eastAsia"/>
          <w:sz w:val="15"/>
          <w:szCs w:val="15"/>
        </w:rPr>
        <w:t>工作时间子</w:t>
      </w:r>
      <w:r>
        <w:rPr>
          <w:rFonts w:ascii="宋体" w:eastAsia="宋体" w:hAnsi="宋体" w:hint="eastAsia"/>
          <w:sz w:val="15"/>
          <w:szCs w:val="15"/>
        </w:rPr>
        <w:t>模块界面图</w:t>
      </w:r>
    </w:p>
    <w:p w:rsidR="006566FD" w:rsidRDefault="006566FD" w:rsidP="00E606A4">
      <w:pPr>
        <w:spacing w:after="120"/>
        <w:ind w:firstLineChars="0" w:firstLine="0"/>
      </w:pPr>
      <w:r>
        <w:rPr>
          <w:noProof/>
        </w:rPr>
        <w:drawing>
          <wp:inline distT="0" distB="0" distL="0" distR="0" wp14:anchorId="5F94077B" wp14:editId="200A79CB">
            <wp:extent cx="2925445" cy="1508760"/>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25445" cy="1508760"/>
                    </a:xfrm>
                    <a:prstGeom prst="rect">
                      <a:avLst/>
                    </a:prstGeom>
                  </pic:spPr>
                </pic:pic>
              </a:graphicData>
            </a:graphic>
          </wp:inline>
        </w:drawing>
      </w:r>
    </w:p>
    <w:p w:rsidR="006566FD" w:rsidRPr="006566FD" w:rsidRDefault="006566FD" w:rsidP="006566FD">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16</w:t>
      </w:r>
      <w:r>
        <w:rPr>
          <w:rFonts w:ascii="宋体" w:eastAsia="宋体" w:hAnsi="宋体" w:hint="eastAsia"/>
          <w:sz w:val="15"/>
          <w:szCs w:val="15"/>
        </w:rPr>
        <w:t>工作时间子模块界面图</w:t>
      </w:r>
    </w:p>
    <w:p w:rsidR="006566FD" w:rsidRDefault="006566FD" w:rsidP="006566FD">
      <w:pPr>
        <w:ind w:firstLine="360"/>
      </w:pPr>
    </w:p>
    <w:p w:rsidR="006566FD" w:rsidRDefault="006566FD" w:rsidP="00665C06">
      <w:pPr>
        <w:ind w:firstLine="360"/>
      </w:pPr>
      <w:r>
        <w:rPr>
          <w:rFonts w:hint="eastAsia"/>
        </w:rPr>
        <w:t>在</w:t>
      </w:r>
      <w:r>
        <w:t>IVR</w:t>
      </w:r>
      <w:r>
        <w:t>设置子模块，可以</w:t>
      </w:r>
      <w:r>
        <w:rPr>
          <w:rFonts w:hint="eastAsia"/>
        </w:rPr>
        <w:t>管理</w:t>
      </w:r>
      <w:r>
        <w:t>所有租户的</w:t>
      </w:r>
      <w:r>
        <w:t>IVR</w:t>
      </w:r>
      <w:r>
        <w:t>主菜单和子菜单，</w:t>
      </w:r>
      <w:r w:rsidR="0037723E">
        <w:rPr>
          <w:rFonts w:hint="eastAsia"/>
        </w:rPr>
        <w:t>某企业</w:t>
      </w:r>
      <w:r w:rsidR="0037723E">
        <w:t>的云总机</w:t>
      </w:r>
      <w:r w:rsidR="0037723E">
        <w:rPr>
          <w:rFonts w:hint="eastAsia"/>
        </w:rPr>
        <w:t>在</w:t>
      </w:r>
      <w:r w:rsidR="0037723E">
        <w:t>设置了</w:t>
      </w:r>
      <w:r w:rsidR="0037723E">
        <w:t>IVR</w:t>
      </w:r>
      <w:r w:rsidR="0037723E">
        <w:t>菜单后，拨打相应的</w:t>
      </w:r>
      <w:r w:rsidR="0037723E">
        <w:rPr>
          <w:rFonts w:hint="eastAsia"/>
        </w:rPr>
        <w:t>分机</w:t>
      </w:r>
      <w:r w:rsidR="0037723E">
        <w:t>号码时会</w:t>
      </w:r>
      <w:r w:rsidR="0037723E">
        <w:rPr>
          <w:rFonts w:hint="eastAsia"/>
        </w:rPr>
        <w:t>根据</w:t>
      </w:r>
      <w:r w:rsidR="0037723E">
        <w:t>相应的</w:t>
      </w:r>
      <w:r w:rsidR="0037723E">
        <w:t>IVR</w:t>
      </w:r>
      <w:r w:rsidR="0037723E">
        <w:t>主菜单</w:t>
      </w:r>
      <w:r w:rsidR="0037723E">
        <w:rPr>
          <w:rFonts w:hint="eastAsia"/>
        </w:rPr>
        <w:t>播放</w:t>
      </w:r>
      <w:r w:rsidR="0037723E">
        <w:t>语音导航，并且从该主菜单的子菜单中获取按键规则进行播报，</w:t>
      </w:r>
      <w:r w:rsidR="0037723E">
        <w:rPr>
          <w:rFonts w:hint="eastAsia"/>
        </w:rPr>
        <w:t>在</w:t>
      </w:r>
      <w:r w:rsidR="0037723E">
        <w:t>按相应的按键后，会再次进入第二级</w:t>
      </w:r>
      <w:r w:rsidR="0037723E">
        <w:rPr>
          <w:rFonts w:hint="eastAsia"/>
        </w:rPr>
        <w:t>IVR</w:t>
      </w:r>
      <w:r w:rsidR="0037723E">
        <w:t>主菜单</w:t>
      </w:r>
      <w:r w:rsidR="0037723E">
        <w:rPr>
          <w:rFonts w:hint="eastAsia"/>
        </w:rPr>
        <w:t>依次</w:t>
      </w:r>
      <w:r w:rsidR="0037723E">
        <w:t>递归下去，或者</w:t>
      </w:r>
      <w:r w:rsidR="0037723E">
        <w:rPr>
          <w:rFonts w:hint="eastAsia"/>
        </w:rPr>
        <w:t>转</w:t>
      </w:r>
      <w:r w:rsidR="0037723E">
        <w:t>人工服务，结束通话</w:t>
      </w:r>
      <w:r w:rsidR="0037723E">
        <w:rPr>
          <w:rFonts w:hint="eastAsia"/>
        </w:rPr>
        <w:t>为止</w:t>
      </w:r>
      <w:r w:rsidR="0037723E">
        <w:t>。</w:t>
      </w:r>
    </w:p>
    <w:p w:rsidR="006566FD" w:rsidRDefault="006566FD" w:rsidP="00E606A4">
      <w:pPr>
        <w:spacing w:after="120"/>
        <w:ind w:firstLineChars="0" w:firstLine="0"/>
      </w:pPr>
      <w:r>
        <w:rPr>
          <w:noProof/>
        </w:rPr>
        <w:drawing>
          <wp:inline distT="0" distB="0" distL="0" distR="0" wp14:anchorId="6F4C1916" wp14:editId="67C729B9">
            <wp:extent cx="2925445" cy="1508760"/>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25445" cy="1508760"/>
                    </a:xfrm>
                    <a:prstGeom prst="rect">
                      <a:avLst/>
                    </a:prstGeom>
                  </pic:spPr>
                </pic:pic>
              </a:graphicData>
            </a:graphic>
          </wp:inline>
        </w:drawing>
      </w:r>
    </w:p>
    <w:p w:rsidR="006566FD" w:rsidRPr="006566FD" w:rsidRDefault="006566FD" w:rsidP="006566FD">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17</w:t>
      </w:r>
      <w:r>
        <w:rPr>
          <w:rFonts w:ascii="宋体" w:eastAsia="宋体" w:hAnsi="宋体"/>
          <w:sz w:val="15"/>
          <w:szCs w:val="15"/>
        </w:rPr>
        <w:t xml:space="preserve"> </w:t>
      </w:r>
      <w:r>
        <w:rPr>
          <w:rFonts w:ascii="宋体" w:eastAsia="宋体" w:hAnsi="宋体" w:hint="eastAsia"/>
          <w:sz w:val="15"/>
          <w:szCs w:val="15"/>
        </w:rPr>
        <w:t>IVR</w:t>
      </w:r>
      <w:r w:rsidR="00ED7D19">
        <w:rPr>
          <w:rFonts w:ascii="宋体" w:eastAsia="宋体" w:hAnsi="宋体" w:hint="eastAsia"/>
          <w:sz w:val="15"/>
          <w:szCs w:val="15"/>
        </w:rPr>
        <w:t>菜单</w:t>
      </w:r>
      <w:r w:rsidR="00ED7D19">
        <w:rPr>
          <w:rFonts w:ascii="宋体" w:eastAsia="宋体" w:hAnsi="宋体"/>
          <w:sz w:val="15"/>
          <w:szCs w:val="15"/>
        </w:rPr>
        <w:t>管理</w:t>
      </w:r>
      <w:r>
        <w:rPr>
          <w:rFonts w:ascii="宋体" w:eastAsia="宋体" w:hAnsi="宋体" w:hint="eastAsia"/>
          <w:sz w:val="15"/>
          <w:szCs w:val="15"/>
        </w:rPr>
        <w:t>子模块界面图</w:t>
      </w:r>
    </w:p>
    <w:p w:rsidR="006566FD" w:rsidRDefault="006566FD" w:rsidP="00E606A4">
      <w:pPr>
        <w:spacing w:after="120"/>
        <w:ind w:firstLineChars="0" w:firstLine="0"/>
      </w:pPr>
      <w:r>
        <w:rPr>
          <w:noProof/>
        </w:rPr>
        <w:drawing>
          <wp:inline distT="0" distB="0" distL="0" distR="0" wp14:anchorId="3CA9FC5A" wp14:editId="5F389C0E">
            <wp:extent cx="2925445" cy="1501775"/>
            <wp:effectExtent l="0" t="0" r="8255"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25445" cy="1501775"/>
                    </a:xfrm>
                    <a:prstGeom prst="rect">
                      <a:avLst/>
                    </a:prstGeom>
                  </pic:spPr>
                </pic:pic>
              </a:graphicData>
            </a:graphic>
          </wp:inline>
        </w:drawing>
      </w:r>
    </w:p>
    <w:p w:rsidR="0037723E" w:rsidRDefault="006566FD" w:rsidP="0037723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18</w:t>
      </w:r>
      <w:r>
        <w:rPr>
          <w:rFonts w:ascii="宋体" w:eastAsia="宋体" w:hAnsi="宋体"/>
          <w:sz w:val="15"/>
          <w:szCs w:val="15"/>
        </w:rPr>
        <w:t xml:space="preserve"> </w:t>
      </w:r>
      <w:r w:rsidR="0037723E" w:rsidRPr="0037723E">
        <w:rPr>
          <w:rFonts w:ascii="宋体" w:eastAsia="宋体" w:hAnsi="宋体" w:hint="eastAsia"/>
          <w:sz w:val="15"/>
          <w:szCs w:val="15"/>
        </w:rPr>
        <w:t>IVR</w:t>
      </w:r>
      <w:r w:rsidR="00ED7D19">
        <w:rPr>
          <w:rFonts w:ascii="宋体" w:eastAsia="宋体" w:hAnsi="宋体" w:hint="eastAsia"/>
          <w:sz w:val="15"/>
          <w:szCs w:val="15"/>
        </w:rPr>
        <w:t>子菜单</w:t>
      </w:r>
      <w:r w:rsidR="00ED7D19">
        <w:rPr>
          <w:rFonts w:ascii="宋体" w:eastAsia="宋体" w:hAnsi="宋体"/>
          <w:sz w:val="15"/>
          <w:szCs w:val="15"/>
        </w:rPr>
        <w:t>管理</w:t>
      </w:r>
      <w:bookmarkStart w:id="0" w:name="_GoBack"/>
      <w:bookmarkEnd w:id="0"/>
      <w:r w:rsidR="0037723E" w:rsidRPr="0037723E">
        <w:rPr>
          <w:rFonts w:ascii="宋体" w:eastAsia="宋体" w:hAnsi="宋体" w:hint="eastAsia"/>
          <w:sz w:val="15"/>
          <w:szCs w:val="15"/>
        </w:rPr>
        <w:t>管理</w:t>
      </w:r>
      <w:r>
        <w:rPr>
          <w:rFonts w:ascii="宋体" w:eastAsia="宋体" w:hAnsi="宋体" w:hint="eastAsia"/>
          <w:sz w:val="15"/>
          <w:szCs w:val="15"/>
        </w:rPr>
        <w:t>子模块界面图</w:t>
      </w:r>
    </w:p>
    <w:p w:rsidR="0037723E" w:rsidRDefault="0037723E" w:rsidP="0037723E">
      <w:pPr>
        <w:ind w:firstLine="360"/>
      </w:pPr>
    </w:p>
    <w:p w:rsidR="004102C1" w:rsidRPr="0037723E" w:rsidRDefault="004102C1" w:rsidP="0037723E">
      <w:pPr>
        <w:ind w:firstLine="360"/>
      </w:pPr>
      <w:r>
        <w:rPr>
          <w:rFonts w:hint="eastAsia"/>
        </w:rPr>
        <w:t>黑名单</w:t>
      </w:r>
      <w:r>
        <w:t>管理子模块可以</w:t>
      </w:r>
      <w:r>
        <w:rPr>
          <w:rFonts w:hint="eastAsia"/>
        </w:rPr>
        <w:t>为</w:t>
      </w:r>
      <w:r>
        <w:t>租户设置黑名单拦截规则</w:t>
      </w:r>
      <w:r>
        <w:rPr>
          <w:rFonts w:hint="eastAsia"/>
        </w:rPr>
        <w:t>，</w:t>
      </w:r>
      <w:r>
        <w:t>在</w:t>
      </w:r>
      <w:r>
        <w:rPr>
          <w:rFonts w:hint="eastAsia"/>
        </w:rPr>
        <w:t>呼入</w:t>
      </w:r>
      <w:r>
        <w:t>呼出时首先进行黑名单号码匹配，</w:t>
      </w:r>
      <w:r>
        <w:rPr>
          <w:rFonts w:hint="eastAsia"/>
        </w:rPr>
        <w:t>若</w:t>
      </w:r>
      <w:r>
        <w:t>匹配成功，则不予呼入或</w:t>
      </w:r>
      <w:r>
        <w:rPr>
          <w:rFonts w:hint="eastAsia"/>
        </w:rPr>
        <w:t>呼出</w:t>
      </w:r>
      <w:r>
        <w:t>。</w:t>
      </w:r>
    </w:p>
    <w:p w:rsidR="0037723E" w:rsidRDefault="0037723E" w:rsidP="00E606A4">
      <w:pPr>
        <w:spacing w:after="120"/>
        <w:ind w:firstLineChars="0" w:firstLine="0"/>
      </w:pPr>
      <w:r>
        <w:rPr>
          <w:noProof/>
        </w:rPr>
        <w:lastRenderedPageBreak/>
        <w:drawing>
          <wp:inline distT="0" distB="0" distL="0" distR="0" wp14:anchorId="28F2E610" wp14:editId="1F4E9B6C">
            <wp:extent cx="2925445" cy="1511300"/>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25445" cy="1511300"/>
                    </a:xfrm>
                    <a:prstGeom prst="rect">
                      <a:avLst/>
                    </a:prstGeom>
                  </pic:spPr>
                </pic:pic>
              </a:graphicData>
            </a:graphic>
          </wp:inline>
        </w:drawing>
      </w:r>
    </w:p>
    <w:p w:rsidR="0037723E" w:rsidRDefault="0037723E" w:rsidP="0037723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19</w:t>
      </w:r>
      <w:r>
        <w:rPr>
          <w:rFonts w:ascii="宋体" w:eastAsia="宋体" w:hAnsi="宋体"/>
          <w:sz w:val="15"/>
          <w:szCs w:val="15"/>
        </w:rPr>
        <w:t xml:space="preserve"> </w:t>
      </w:r>
      <w:r>
        <w:rPr>
          <w:rFonts w:ascii="宋体" w:eastAsia="宋体" w:hAnsi="宋体" w:hint="eastAsia"/>
          <w:sz w:val="15"/>
          <w:szCs w:val="15"/>
        </w:rPr>
        <w:t>黑名单子模块界面图</w:t>
      </w:r>
    </w:p>
    <w:p w:rsidR="0037723E" w:rsidRPr="0037723E" w:rsidRDefault="004102C1" w:rsidP="00E606A4">
      <w:pPr>
        <w:spacing w:after="120"/>
        <w:ind w:firstLineChars="0" w:firstLine="0"/>
      </w:pPr>
      <w:r>
        <w:rPr>
          <w:noProof/>
        </w:rPr>
        <w:drawing>
          <wp:inline distT="0" distB="0" distL="0" distR="0" wp14:anchorId="7EF5C5BC" wp14:editId="63DFE7C8">
            <wp:extent cx="2925445" cy="1508760"/>
            <wp:effectExtent l="0" t="0" r="825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25445" cy="1508760"/>
                    </a:xfrm>
                    <a:prstGeom prst="rect">
                      <a:avLst/>
                    </a:prstGeom>
                  </pic:spPr>
                </pic:pic>
              </a:graphicData>
            </a:graphic>
          </wp:inline>
        </w:drawing>
      </w:r>
    </w:p>
    <w:p w:rsidR="004102C1" w:rsidRDefault="004102C1" w:rsidP="004102C1">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20</w:t>
      </w:r>
      <w:r>
        <w:rPr>
          <w:rFonts w:ascii="宋体" w:eastAsia="宋体" w:hAnsi="宋体"/>
          <w:sz w:val="15"/>
          <w:szCs w:val="15"/>
        </w:rPr>
        <w:t xml:space="preserve"> </w:t>
      </w:r>
      <w:r>
        <w:rPr>
          <w:rFonts w:ascii="宋体" w:eastAsia="宋体" w:hAnsi="宋体" w:hint="eastAsia"/>
          <w:sz w:val="15"/>
          <w:szCs w:val="15"/>
        </w:rPr>
        <w:t>黑名单子模块界面图</w:t>
      </w:r>
    </w:p>
    <w:p w:rsidR="0037723E" w:rsidRDefault="0037723E" w:rsidP="006566FD">
      <w:pPr>
        <w:ind w:firstLine="360"/>
      </w:pPr>
    </w:p>
    <w:p w:rsidR="004102C1" w:rsidRDefault="004102C1" w:rsidP="006566FD">
      <w:pPr>
        <w:ind w:firstLine="360"/>
      </w:pPr>
      <w:r>
        <w:rPr>
          <w:rFonts w:hint="eastAsia"/>
        </w:rPr>
        <w:t>在</w:t>
      </w:r>
      <w:r>
        <w:t>用户管理</w:t>
      </w:r>
      <w:r>
        <w:rPr>
          <w:rFonts w:hint="eastAsia"/>
        </w:rPr>
        <w:t>子模块</w:t>
      </w:r>
      <w:r>
        <w:t>中，可以查看到所有租户</w:t>
      </w:r>
      <w:r>
        <w:rPr>
          <w:rFonts w:hint="eastAsia"/>
        </w:rPr>
        <w:t>下</w:t>
      </w:r>
      <w:r>
        <w:t>用户的信息，</w:t>
      </w:r>
      <w:r>
        <w:rPr>
          <w:rFonts w:hint="eastAsia"/>
        </w:rPr>
        <w:t>可以对</w:t>
      </w:r>
      <w:r>
        <w:t>用户进行</w:t>
      </w:r>
      <w:r>
        <w:rPr>
          <w:rFonts w:hint="eastAsia"/>
        </w:rPr>
        <w:t>编辑</w:t>
      </w:r>
      <w:r>
        <w:t>等操作，租户管理员角色是在租户开户时自动添加</w:t>
      </w:r>
      <w:r>
        <w:rPr>
          <w:rFonts w:hint="eastAsia"/>
        </w:rPr>
        <w:t>。</w:t>
      </w:r>
    </w:p>
    <w:p w:rsidR="004102C1" w:rsidRDefault="004102C1" w:rsidP="00E606A4">
      <w:pPr>
        <w:spacing w:after="120"/>
        <w:ind w:firstLineChars="0" w:firstLine="0"/>
      </w:pPr>
      <w:r>
        <w:rPr>
          <w:noProof/>
        </w:rPr>
        <w:drawing>
          <wp:inline distT="0" distB="0" distL="0" distR="0" wp14:anchorId="4E1ABDCD" wp14:editId="03AB5D33">
            <wp:extent cx="2925445" cy="1507490"/>
            <wp:effectExtent l="0" t="0" r="825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25445" cy="1507490"/>
                    </a:xfrm>
                    <a:prstGeom prst="rect">
                      <a:avLst/>
                    </a:prstGeom>
                  </pic:spPr>
                </pic:pic>
              </a:graphicData>
            </a:graphic>
          </wp:inline>
        </w:drawing>
      </w:r>
    </w:p>
    <w:p w:rsidR="004102C1" w:rsidRDefault="004102C1" w:rsidP="004102C1">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21</w:t>
      </w:r>
      <w:r>
        <w:rPr>
          <w:rFonts w:ascii="宋体" w:eastAsia="宋体" w:hAnsi="宋体"/>
          <w:sz w:val="15"/>
          <w:szCs w:val="15"/>
        </w:rPr>
        <w:t xml:space="preserve"> </w:t>
      </w:r>
      <w:r>
        <w:rPr>
          <w:rFonts w:ascii="宋体" w:eastAsia="宋体" w:hAnsi="宋体" w:hint="eastAsia"/>
          <w:sz w:val="15"/>
          <w:szCs w:val="15"/>
        </w:rPr>
        <w:t>用户管理子模块界面图</w:t>
      </w:r>
    </w:p>
    <w:p w:rsidR="004102C1" w:rsidRDefault="004102C1" w:rsidP="006566FD">
      <w:pPr>
        <w:ind w:firstLine="360"/>
      </w:pPr>
    </w:p>
    <w:p w:rsidR="004102C1" w:rsidRDefault="004102C1" w:rsidP="006566FD">
      <w:pPr>
        <w:ind w:firstLine="360"/>
      </w:pPr>
      <w:r>
        <w:rPr>
          <w:rFonts w:hint="eastAsia"/>
        </w:rPr>
        <w:t>在</w:t>
      </w:r>
      <w:r>
        <w:t>角色管理子模块，默认配置了</w:t>
      </w:r>
      <w:r>
        <w:rPr>
          <w:rFonts w:hint="eastAsia"/>
        </w:rPr>
        <w:t>本系统涉及</w:t>
      </w:r>
      <w:r>
        <w:t>的四种角色信息，</w:t>
      </w:r>
      <w:r>
        <w:rPr>
          <w:rFonts w:hint="eastAsia"/>
        </w:rPr>
        <w:t>为了保持</w:t>
      </w:r>
      <w:r>
        <w:t>系统的可扩展</w:t>
      </w:r>
      <w:r>
        <w:rPr>
          <w:rFonts w:hint="eastAsia"/>
        </w:rPr>
        <w:t>性</w:t>
      </w:r>
      <w:r>
        <w:t>，</w:t>
      </w:r>
      <w:r>
        <w:rPr>
          <w:rFonts w:hint="eastAsia"/>
        </w:rPr>
        <w:t>可</w:t>
      </w:r>
      <w:r>
        <w:t>以进行新增或删除角色信息。</w:t>
      </w:r>
    </w:p>
    <w:p w:rsidR="004102C1" w:rsidRDefault="004102C1" w:rsidP="00E606A4">
      <w:pPr>
        <w:spacing w:after="120"/>
        <w:ind w:firstLineChars="0" w:firstLine="0"/>
      </w:pPr>
      <w:r>
        <w:rPr>
          <w:noProof/>
        </w:rPr>
        <w:drawing>
          <wp:inline distT="0" distB="0" distL="0" distR="0" wp14:anchorId="5FBC4EE7" wp14:editId="1B7A6B23">
            <wp:extent cx="2925445" cy="1504950"/>
            <wp:effectExtent l="0" t="0" r="825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25445" cy="1504950"/>
                    </a:xfrm>
                    <a:prstGeom prst="rect">
                      <a:avLst/>
                    </a:prstGeom>
                  </pic:spPr>
                </pic:pic>
              </a:graphicData>
            </a:graphic>
          </wp:inline>
        </w:drawing>
      </w:r>
    </w:p>
    <w:p w:rsidR="004102C1" w:rsidRDefault="004102C1" w:rsidP="004102C1">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22</w:t>
      </w:r>
      <w:r>
        <w:rPr>
          <w:rFonts w:ascii="宋体" w:eastAsia="宋体" w:hAnsi="宋体"/>
          <w:sz w:val="15"/>
          <w:szCs w:val="15"/>
        </w:rPr>
        <w:t xml:space="preserve"> </w:t>
      </w:r>
      <w:r>
        <w:rPr>
          <w:rFonts w:ascii="宋体" w:eastAsia="宋体" w:hAnsi="宋体" w:hint="eastAsia"/>
          <w:sz w:val="15"/>
          <w:szCs w:val="15"/>
        </w:rPr>
        <w:t>角色管理子模块界面图</w:t>
      </w:r>
    </w:p>
    <w:p w:rsidR="004102C1" w:rsidRDefault="004102C1" w:rsidP="006566FD">
      <w:pPr>
        <w:ind w:firstLine="360"/>
      </w:pPr>
    </w:p>
    <w:p w:rsidR="006005E6" w:rsidRPr="004102C1" w:rsidRDefault="006005E6" w:rsidP="006566FD">
      <w:pPr>
        <w:ind w:firstLine="360"/>
      </w:pPr>
      <w:r>
        <w:rPr>
          <w:rFonts w:hint="eastAsia"/>
        </w:rPr>
        <w:t>在</w:t>
      </w:r>
      <w:r w:rsidR="00473A46">
        <w:t>菜单管理子模块，</w:t>
      </w:r>
      <w:r w:rsidR="00473A46">
        <w:rPr>
          <w:rFonts w:hint="eastAsia"/>
        </w:rPr>
        <w:t>超级</w:t>
      </w:r>
      <w:r w:rsidR="00473A46">
        <w:t>管理员可以根据实际情况新增或者删除菜单项。这里</w:t>
      </w:r>
      <w:r w:rsidR="00473A46">
        <w:rPr>
          <w:rFonts w:hint="eastAsia"/>
        </w:rPr>
        <w:t>的</w:t>
      </w:r>
      <w:r w:rsidR="00473A46">
        <w:t>菜单项用于给</w:t>
      </w:r>
      <w:r w:rsidR="00473A46">
        <w:rPr>
          <w:rFonts w:hint="eastAsia"/>
        </w:rPr>
        <w:t>不同</w:t>
      </w:r>
      <w:r w:rsidR="00473A46">
        <w:t>角色分配不同权限</w:t>
      </w:r>
      <w:r w:rsidR="00473A46">
        <w:rPr>
          <w:rFonts w:hint="eastAsia"/>
        </w:rPr>
        <w:t>，</w:t>
      </w:r>
      <w:r w:rsidR="00473A46">
        <w:t>以实现用户</w:t>
      </w:r>
      <w:r w:rsidR="00473A46">
        <w:t>-</w:t>
      </w:r>
      <w:r w:rsidR="00473A46">
        <w:t>角色</w:t>
      </w:r>
      <w:r w:rsidR="00473A46">
        <w:t>-</w:t>
      </w:r>
      <w:r w:rsidR="00473A46">
        <w:t>菜单的三重权限控制</w:t>
      </w:r>
      <w:r w:rsidR="00473A46">
        <w:rPr>
          <w:rFonts w:hint="eastAsia"/>
        </w:rPr>
        <w:t>子系统</w:t>
      </w:r>
      <w:r w:rsidR="00473A46">
        <w:t>。</w:t>
      </w:r>
    </w:p>
    <w:p w:rsidR="004102C1" w:rsidRDefault="004102C1" w:rsidP="00E606A4">
      <w:pPr>
        <w:spacing w:after="120"/>
        <w:ind w:firstLineChars="0" w:firstLine="0"/>
      </w:pPr>
      <w:r>
        <w:rPr>
          <w:noProof/>
        </w:rPr>
        <w:lastRenderedPageBreak/>
        <w:drawing>
          <wp:inline distT="0" distB="0" distL="0" distR="0" wp14:anchorId="3F5BDA43" wp14:editId="3E6BF86F">
            <wp:extent cx="2925445" cy="1510030"/>
            <wp:effectExtent l="0" t="0" r="825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25445" cy="1510030"/>
                    </a:xfrm>
                    <a:prstGeom prst="rect">
                      <a:avLst/>
                    </a:prstGeom>
                  </pic:spPr>
                </pic:pic>
              </a:graphicData>
            </a:graphic>
          </wp:inline>
        </w:drawing>
      </w:r>
    </w:p>
    <w:p w:rsidR="004102C1" w:rsidRDefault="004102C1" w:rsidP="004102C1">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23</w:t>
      </w:r>
      <w:r>
        <w:rPr>
          <w:rFonts w:ascii="宋体" w:eastAsia="宋体" w:hAnsi="宋体"/>
          <w:sz w:val="15"/>
          <w:szCs w:val="15"/>
        </w:rPr>
        <w:t xml:space="preserve"> </w:t>
      </w:r>
      <w:r>
        <w:rPr>
          <w:rFonts w:ascii="宋体" w:eastAsia="宋体" w:hAnsi="宋体" w:hint="eastAsia"/>
          <w:sz w:val="15"/>
          <w:szCs w:val="15"/>
        </w:rPr>
        <w:t>菜单管理子模块界面图</w:t>
      </w:r>
    </w:p>
    <w:p w:rsidR="004102C1" w:rsidRPr="006005E6" w:rsidRDefault="004102C1" w:rsidP="006566FD">
      <w:pPr>
        <w:ind w:firstLine="360"/>
      </w:pPr>
    </w:p>
    <w:p w:rsidR="004102C1" w:rsidRDefault="006005E6" w:rsidP="006566FD">
      <w:pPr>
        <w:ind w:firstLine="360"/>
      </w:pPr>
      <w:r>
        <w:rPr>
          <w:rFonts w:hint="eastAsia"/>
        </w:rPr>
        <w:t>.</w:t>
      </w:r>
      <w:r>
        <w:rPr>
          <w:rFonts w:hint="eastAsia"/>
        </w:rPr>
        <w:t>系统</w:t>
      </w:r>
      <w:r>
        <w:t>参数配置</w:t>
      </w:r>
      <w:r>
        <w:rPr>
          <w:rFonts w:hint="eastAsia"/>
        </w:rPr>
        <w:t>子模块</w:t>
      </w:r>
      <w:r>
        <w:t>，是对本系统所有基本参数</w:t>
      </w:r>
      <w:r>
        <w:rPr>
          <w:rFonts w:hint="eastAsia"/>
        </w:rPr>
        <w:t>进行</w:t>
      </w:r>
      <w:r>
        <w:t>配置的模块，例如各种文件的存储路径等。</w:t>
      </w:r>
    </w:p>
    <w:p w:rsidR="004102C1" w:rsidRDefault="006005E6" w:rsidP="00E606A4">
      <w:pPr>
        <w:spacing w:after="120"/>
        <w:ind w:firstLineChars="0" w:firstLine="0"/>
      </w:pPr>
      <w:r>
        <w:rPr>
          <w:noProof/>
        </w:rPr>
        <w:drawing>
          <wp:inline distT="0" distB="0" distL="0" distR="0" wp14:anchorId="2834554E" wp14:editId="322BC705">
            <wp:extent cx="2925445" cy="1506220"/>
            <wp:effectExtent l="0" t="0" r="825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25445" cy="1506220"/>
                    </a:xfrm>
                    <a:prstGeom prst="rect">
                      <a:avLst/>
                    </a:prstGeom>
                  </pic:spPr>
                </pic:pic>
              </a:graphicData>
            </a:graphic>
          </wp:inline>
        </w:drawing>
      </w:r>
    </w:p>
    <w:p w:rsidR="006005E6" w:rsidRDefault="006005E6" w:rsidP="006005E6">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24</w:t>
      </w:r>
      <w:r>
        <w:rPr>
          <w:rFonts w:ascii="宋体" w:eastAsia="宋体" w:hAnsi="宋体"/>
          <w:sz w:val="15"/>
          <w:szCs w:val="15"/>
        </w:rPr>
        <w:t xml:space="preserve"> </w:t>
      </w:r>
      <w:r>
        <w:rPr>
          <w:rFonts w:ascii="宋体" w:eastAsia="宋体" w:hAnsi="宋体" w:hint="eastAsia"/>
          <w:sz w:val="15"/>
          <w:szCs w:val="15"/>
        </w:rPr>
        <w:t>系统参数</w:t>
      </w:r>
      <w:r>
        <w:rPr>
          <w:rFonts w:ascii="宋体" w:eastAsia="宋体" w:hAnsi="宋体"/>
          <w:sz w:val="15"/>
          <w:szCs w:val="15"/>
        </w:rPr>
        <w:t>管理</w:t>
      </w:r>
      <w:r>
        <w:rPr>
          <w:rFonts w:ascii="宋体" w:eastAsia="宋体" w:hAnsi="宋体" w:hint="eastAsia"/>
          <w:sz w:val="15"/>
          <w:szCs w:val="15"/>
        </w:rPr>
        <w:t>子模块界面图</w:t>
      </w:r>
    </w:p>
    <w:p w:rsidR="004102C1" w:rsidRDefault="004102C1" w:rsidP="006566FD">
      <w:pPr>
        <w:ind w:firstLine="360"/>
      </w:pPr>
    </w:p>
    <w:p w:rsidR="006005E6" w:rsidRDefault="006005E6" w:rsidP="006566FD">
      <w:pPr>
        <w:ind w:firstLine="360"/>
      </w:pPr>
      <w:r>
        <w:rPr>
          <w:rFonts w:hint="eastAsia"/>
        </w:rPr>
        <w:t>在</w:t>
      </w:r>
      <w:r>
        <w:t>文件上传子</w:t>
      </w:r>
      <w:r>
        <w:rPr>
          <w:rFonts w:hint="eastAsia"/>
        </w:rPr>
        <w:t>模块</w:t>
      </w:r>
      <w:r>
        <w:t>里，可以上传系统必要的文件等</w:t>
      </w:r>
      <w:r>
        <w:rPr>
          <w:rFonts w:hint="eastAsia"/>
        </w:rPr>
        <w:t>。</w:t>
      </w:r>
    </w:p>
    <w:p w:rsidR="006005E6" w:rsidRDefault="006005E6" w:rsidP="00E606A4">
      <w:pPr>
        <w:spacing w:after="120"/>
        <w:ind w:firstLineChars="0" w:firstLine="0"/>
      </w:pPr>
      <w:r>
        <w:rPr>
          <w:noProof/>
        </w:rPr>
        <w:drawing>
          <wp:inline distT="0" distB="0" distL="0" distR="0" wp14:anchorId="101E960D" wp14:editId="40F6B95A">
            <wp:extent cx="2925445" cy="1504950"/>
            <wp:effectExtent l="0" t="0" r="825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25445" cy="1504950"/>
                    </a:xfrm>
                    <a:prstGeom prst="rect">
                      <a:avLst/>
                    </a:prstGeom>
                  </pic:spPr>
                </pic:pic>
              </a:graphicData>
            </a:graphic>
          </wp:inline>
        </w:drawing>
      </w:r>
    </w:p>
    <w:p w:rsidR="006005E6" w:rsidRDefault="006005E6" w:rsidP="006005E6">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25</w:t>
      </w:r>
      <w:r>
        <w:rPr>
          <w:rFonts w:ascii="宋体" w:eastAsia="宋体" w:hAnsi="宋体"/>
          <w:sz w:val="15"/>
          <w:szCs w:val="15"/>
        </w:rPr>
        <w:t xml:space="preserve"> </w:t>
      </w:r>
      <w:r>
        <w:rPr>
          <w:rFonts w:ascii="宋体" w:eastAsia="宋体" w:hAnsi="宋体" w:hint="eastAsia"/>
          <w:sz w:val="15"/>
          <w:szCs w:val="15"/>
        </w:rPr>
        <w:t>文件上传子模块界面图</w:t>
      </w:r>
    </w:p>
    <w:p w:rsidR="006005E6" w:rsidRDefault="006005E6" w:rsidP="006566FD">
      <w:pPr>
        <w:ind w:firstLine="360"/>
      </w:pPr>
    </w:p>
    <w:p w:rsidR="006005E6" w:rsidRDefault="006005E6" w:rsidP="006566FD">
      <w:pPr>
        <w:ind w:firstLine="360"/>
      </w:pPr>
      <w:r>
        <w:rPr>
          <w:rFonts w:hint="eastAsia"/>
        </w:rPr>
        <w:t>在</w:t>
      </w:r>
      <w:r>
        <w:t>节假日设置子模块中，管理员可以配置本年度的所有节假日</w:t>
      </w:r>
      <w:r>
        <w:rPr>
          <w:rFonts w:hint="eastAsia"/>
        </w:rPr>
        <w:t>信息。</w:t>
      </w:r>
    </w:p>
    <w:p w:rsidR="006005E6" w:rsidRDefault="006005E6" w:rsidP="00E606A4">
      <w:pPr>
        <w:spacing w:after="120"/>
        <w:ind w:firstLineChars="0" w:firstLine="0"/>
      </w:pPr>
      <w:r>
        <w:rPr>
          <w:noProof/>
        </w:rPr>
        <w:drawing>
          <wp:inline distT="0" distB="0" distL="0" distR="0" wp14:anchorId="2B17045E" wp14:editId="2ADDD2A4">
            <wp:extent cx="2925445" cy="1504315"/>
            <wp:effectExtent l="0" t="0" r="8255"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25445" cy="1504315"/>
                    </a:xfrm>
                    <a:prstGeom prst="rect">
                      <a:avLst/>
                    </a:prstGeom>
                  </pic:spPr>
                </pic:pic>
              </a:graphicData>
            </a:graphic>
          </wp:inline>
        </w:drawing>
      </w:r>
    </w:p>
    <w:p w:rsidR="006005E6" w:rsidRDefault="006005E6" w:rsidP="006005E6">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26</w:t>
      </w:r>
      <w:r>
        <w:rPr>
          <w:rFonts w:ascii="宋体" w:eastAsia="宋体" w:hAnsi="宋体"/>
          <w:sz w:val="15"/>
          <w:szCs w:val="15"/>
        </w:rPr>
        <w:t xml:space="preserve"> </w:t>
      </w:r>
      <w:r>
        <w:rPr>
          <w:rFonts w:ascii="宋体" w:eastAsia="宋体" w:hAnsi="宋体" w:hint="eastAsia"/>
          <w:sz w:val="15"/>
          <w:szCs w:val="15"/>
        </w:rPr>
        <w:t>节假日设置子模块界面图</w:t>
      </w:r>
    </w:p>
    <w:p w:rsidR="006005E6" w:rsidRDefault="006005E6" w:rsidP="006566FD">
      <w:pPr>
        <w:ind w:firstLine="360"/>
      </w:pPr>
    </w:p>
    <w:p w:rsidR="00F25086" w:rsidRPr="006005E6" w:rsidRDefault="00F25086" w:rsidP="006566FD">
      <w:pPr>
        <w:ind w:firstLine="360"/>
      </w:pPr>
      <w:r>
        <w:rPr>
          <w:rFonts w:hint="eastAsia"/>
        </w:rPr>
        <w:t>在</w:t>
      </w:r>
      <w:r>
        <w:t>修改密码子模块</w:t>
      </w:r>
      <w:r>
        <w:rPr>
          <w:rFonts w:hint="eastAsia"/>
        </w:rPr>
        <w:t>可以</w:t>
      </w:r>
      <w:r>
        <w:t>修改当前登录用户的密码。</w:t>
      </w:r>
    </w:p>
    <w:p w:rsidR="006005E6" w:rsidRDefault="00F25086" w:rsidP="00E606A4">
      <w:pPr>
        <w:spacing w:after="120"/>
        <w:ind w:firstLineChars="0" w:firstLine="0"/>
      </w:pPr>
      <w:r>
        <w:rPr>
          <w:noProof/>
        </w:rPr>
        <w:lastRenderedPageBreak/>
        <w:drawing>
          <wp:inline distT="0" distB="0" distL="0" distR="0" wp14:anchorId="0CEC20E1" wp14:editId="5DA60E91">
            <wp:extent cx="2925445" cy="1504315"/>
            <wp:effectExtent l="0" t="0" r="8255"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25445" cy="1504315"/>
                    </a:xfrm>
                    <a:prstGeom prst="rect">
                      <a:avLst/>
                    </a:prstGeom>
                  </pic:spPr>
                </pic:pic>
              </a:graphicData>
            </a:graphic>
          </wp:inline>
        </w:drawing>
      </w:r>
    </w:p>
    <w:p w:rsidR="00F25086" w:rsidRDefault="00F25086" w:rsidP="00F25086">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27</w:t>
      </w:r>
      <w:r>
        <w:rPr>
          <w:rFonts w:ascii="宋体" w:eastAsia="宋体" w:hAnsi="宋体"/>
          <w:sz w:val="15"/>
          <w:szCs w:val="15"/>
        </w:rPr>
        <w:t xml:space="preserve"> </w:t>
      </w:r>
      <w:r>
        <w:rPr>
          <w:rFonts w:ascii="宋体" w:eastAsia="宋体" w:hAnsi="宋体" w:hint="eastAsia"/>
          <w:sz w:val="15"/>
          <w:szCs w:val="15"/>
        </w:rPr>
        <w:t>修改密码子模块界面图</w:t>
      </w:r>
    </w:p>
    <w:p w:rsidR="00F25086" w:rsidRPr="00F25086" w:rsidRDefault="00F25086" w:rsidP="00F25086">
      <w:pPr>
        <w:ind w:firstLineChars="0" w:firstLine="0"/>
      </w:pPr>
    </w:p>
    <w:p w:rsidR="00022783" w:rsidRDefault="00902E9E">
      <w:pPr>
        <w:pStyle w:val="2"/>
        <w:spacing w:before="60" w:after="60"/>
        <w:textAlignment w:val="auto"/>
      </w:pPr>
      <w:r>
        <w:rPr>
          <w:rFonts w:hint="eastAsia"/>
        </w:rPr>
        <w:t>运营管理员子系统功能实现</w:t>
      </w:r>
    </w:p>
    <w:p w:rsidR="00022783" w:rsidRDefault="00902E9E" w:rsidP="00342A06">
      <w:pPr>
        <w:pStyle w:val="3"/>
      </w:pPr>
      <w:r>
        <w:rPr>
          <w:rFonts w:hint="eastAsia"/>
        </w:rPr>
        <w:t>租户设置模块</w:t>
      </w:r>
    </w:p>
    <w:p w:rsidR="00342A06" w:rsidRPr="00342A06" w:rsidRDefault="00342A06" w:rsidP="00342A06">
      <w:pPr>
        <w:pStyle w:val="a0"/>
        <w:ind w:firstLine="360"/>
      </w:pPr>
      <w:r>
        <w:rPr>
          <w:rFonts w:hint="eastAsia"/>
        </w:rPr>
        <w:t>运营</w:t>
      </w:r>
      <w:r>
        <w:t>管理员同超级管理员</w:t>
      </w:r>
      <w:r>
        <w:rPr>
          <w:rFonts w:hint="eastAsia"/>
        </w:rPr>
        <w:t>一样</w:t>
      </w:r>
      <w:r>
        <w:t>拥有管理租户的权限。</w:t>
      </w:r>
    </w:p>
    <w:p w:rsidR="00342A06" w:rsidRPr="00342A06" w:rsidRDefault="00342A06" w:rsidP="00342A06">
      <w:pPr>
        <w:pStyle w:val="a0"/>
        <w:ind w:firstLineChars="0" w:firstLine="0"/>
      </w:pPr>
      <w:r>
        <w:rPr>
          <w:noProof/>
        </w:rPr>
        <w:drawing>
          <wp:inline distT="0" distB="0" distL="0" distR="0" wp14:anchorId="5CCF2BF0" wp14:editId="12D57D4B">
            <wp:extent cx="2919095" cy="151193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1"/>
                    <a:stretch>
                      <a:fillRect/>
                    </a:stretch>
                  </pic:blipFill>
                  <pic:spPr>
                    <a:xfrm>
                      <a:off x="0" y="0"/>
                      <a:ext cx="29196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28</w:t>
      </w:r>
      <w:r>
        <w:rPr>
          <w:rFonts w:ascii="宋体" w:eastAsia="宋体" w:hAnsi="宋体" w:hint="eastAsia"/>
          <w:sz w:val="15"/>
          <w:szCs w:val="15"/>
        </w:rPr>
        <w:t>租户</w:t>
      </w:r>
      <w:r w:rsidR="00342A06">
        <w:rPr>
          <w:rFonts w:ascii="宋体" w:eastAsia="宋体" w:hAnsi="宋体" w:hint="eastAsia"/>
          <w:sz w:val="15"/>
          <w:szCs w:val="15"/>
        </w:rPr>
        <w:t>开通子</w:t>
      </w:r>
      <w:r>
        <w:rPr>
          <w:rFonts w:ascii="宋体" w:eastAsia="宋体" w:hAnsi="宋体" w:hint="eastAsia"/>
          <w:sz w:val="15"/>
          <w:szCs w:val="15"/>
        </w:rPr>
        <w:t>模块界面图</w:t>
      </w:r>
    </w:p>
    <w:p w:rsidR="00342A06" w:rsidRPr="00342A06" w:rsidRDefault="00342A06" w:rsidP="00665C06">
      <w:pPr>
        <w:ind w:firstLineChars="0" w:firstLine="0"/>
      </w:pPr>
    </w:p>
    <w:p w:rsidR="00342A06" w:rsidRDefault="00342A06" w:rsidP="00E606A4">
      <w:pPr>
        <w:spacing w:after="120"/>
        <w:ind w:firstLineChars="0" w:firstLine="0"/>
      </w:pPr>
      <w:r>
        <w:rPr>
          <w:noProof/>
        </w:rPr>
        <w:drawing>
          <wp:inline distT="0" distB="0" distL="0" distR="0" wp14:anchorId="1CB39DFC" wp14:editId="25E34D03">
            <wp:extent cx="2925445" cy="1508760"/>
            <wp:effectExtent l="0" t="0" r="825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25445" cy="1508760"/>
                    </a:xfrm>
                    <a:prstGeom prst="rect">
                      <a:avLst/>
                    </a:prstGeom>
                  </pic:spPr>
                </pic:pic>
              </a:graphicData>
            </a:graphic>
          </wp:inline>
        </w:drawing>
      </w:r>
    </w:p>
    <w:p w:rsidR="00342A06" w:rsidRDefault="00342A06" w:rsidP="00342A06">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29</w:t>
      </w:r>
      <w:r>
        <w:rPr>
          <w:rFonts w:ascii="宋体" w:eastAsia="宋体" w:hAnsi="宋体" w:hint="eastAsia"/>
          <w:sz w:val="15"/>
          <w:szCs w:val="15"/>
        </w:rPr>
        <w:t>租户设置子模块界面图</w:t>
      </w:r>
    </w:p>
    <w:p w:rsidR="00342A06" w:rsidRPr="00342A06" w:rsidRDefault="00342A06" w:rsidP="00E606A4">
      <w:pPr>
        <w:ind w:firstLineChars="0" w:firstLine="0"/>
      </w:pPr>
    </w:p>
    <w:p w:rsidR="00022783" w:rsidRDefault="00902E9E" w:rsidP="00342A06">
      <w:pPr>
        <w:pStyle w:val="3"/>
      </w:pPr>
      <w:r>
        <w:rPr>
          <w:rFonts w:hint="eastAsia"/>
        </w:rPr>
        <w:t>运营报表模块</w:t>
      </w:r>
    </w:p>
    <w:p w:rsidR="00342A06" w:rsidRPr="00342A06" w:rsidRDefault="00342A06" w:rsidP="00342A06">
      <w:pPr>
        <w:pStyle w:val="a0"/>
        <w:ind w:firstLine="360"/>
      </w:pPr>
      <w:r>
        <w:rPr>
          <w:rFonts w:hint="eastAsia"/>
        </w:rPr>
        <w:t>运营</w:t>
      </w:r>
      <w:r>
        <w:t>管理员可以查看到所有分机的通话信息以及对应音频等，</w:t>
      </w:r>
      <w:r>
        <w:rPr>
          <w:rFonts w:hint="eastAsia"/>
        </w:rPr>
        <w:t>还可以</w:t>
      </w:r>
      <w:r>
        <w:t>导出运营报表。</w:t>
      </w:r>
    </w:p>
    <w:p w:rsidR="00342A06" w:rsidRPr="00342A06" w:rsidRDefault="00342A06" w:rsidP="00342A06">
      <w:pPr>
        <w:pStyle w:val="a0"/>
        <w:ind w:firstLineChars="0" w:firstLine="0"/>
      </w:pPr>
      <w:r>
        <w:rPr>
          <w:noProof/>
        </w:rPr>
        <w:drawing>
          <wp:inline distT="0" distB="0" distL="0" distR="0" wp14:anchorId="28AA2E61" wp14:editId="23C212EF">
            <wp:extent cx="2925445" cy="1507681"/>
            <wp:effectExtent l="0" t="0" r="825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3"/>
                    <a:stretch>
                      <a:fillRect/>
                    </a:stretch>
                  </pic:blipFill>
                  <pic:spPr>
                    <a:xfrm>
                      <a:off x="0" y="0"/>
                      <a:ext cx="2925445" cy="1507681"/>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30</w:t>
      </w:r>
      <w:r>
        <w:rPr>
          <w:rFonts w:ascii="宋体" w:eastAsia="宋体" w:hAnsi="宋体" w:hint="eastAsia"/>
          <w:sz w:val="15"/>
          <w:szCs w:val="15"/>
        </w:rPr>
        <w:t xml:space="preserve"> 运营</w:t>
      </w:r>
      <w:r>
        <w:rPr>
          <w:rFonts w:ascii="宋体" w:eastAsia="宋体" w:hAnsi="宋体"/>
          <w:sz w:val="15"/>
          <w:szCs w:val="15"/>
        </w:rPr>
        <w:t>报表</w:t>
      </w:r>
      <w:r>
        <w:rPr>
          <w:rFonts w:ascii="宋体" w:eastAsia="宋体" w:hAnsi="宋体" w:hint="eastAsia"/>
          <w:sz w:val="15"/>
          <w:szCs w:val="15"/>
        </w:rPr>
        <w:t>模块界面图</w:t>
      </w:r>
    </w:p>
    <w:p w:rsidR="00022783" w:rsidRDefault="00902E9E">
      <w:pPr>
        <w:pStyle w:val="2"/>
        <w:spacing w:before="60" w:after="60"/>
        <w:textAlignment w:val="auto"/>
      </w:pPr>
      <w:r>
        <w:rPr>
          <w:rFonts w:hint="eastAsia"/>
        </w:rPr>
        <w:t>租户管理员子系统功能实现</w:t>
      </w:r>
    </w:p>
    <w:p w:rsidR="00022783" w:rsidRDefault="00902E9E" w:rsidP="00342A06">
      <w:pPr>
        <w:pStyle w:val="3"/>
      </w:pPr>
      <w:r>
        <w:rPr>
          <w:rFonts w:hint="eastAsia"/>
        </w:rPr>
        <w:t>企业账户模块</w:t>
      </w:r>
    </w:p>
    <w:p w:rsidR="00342A06" w:rsidRPr="00342A06" w:rsidRDefault="00342A06" w:rsidP="00342A06">
      <w:pPr>
        <w:pStyle w:val="a0"/>
        <w:ind w:firstLine="360"/>
      </w:pPr>
      <w:r>
        <w:rPr>
          <w:rFonts w:hint="eastAsia"/>
        </w:rPr>
        <w:t>租户</w:t>
      </w:r>
      <w:r>
        <w:t>管理员登录系统</w:t>
      </w:r>
      <w:r>
        <w:rPr>
          <w:rFonts w:hint="eastAsia"/>
        </w:rPr>
        <w:t>后</w:t>
      </w:r>
      <w:r>
        <w:t>，可以查看到关于自己企业</w:t>
      </w:r>
      <w:r>
        <w:rPr>
          <w:rFonts w:hint="eastAsia"/>
        </w:rPr>
        <w:t>的</w:t>
      </w:r>
      <w:r>
        <w:t>基本使用信息。</w:t>
      </w:r>
    </w:p>
    <w:p w:rsidR="00342A06" w:rsidRPr="00342A06" w:rsidRDefault="00342A06" w:rsidP="00342A06">
      <w:pPr>
        <w:pStyle w:val="a0"/>
        <w:ind w:firstLineChars="0" w:firstLine="0"/>
      </w:pPr>
      <w:r>
        <w:rPr>
          <w:noProof/>
        </w:rPr>
        <w:lastRenderedPageBreak/>
        <w:drawing>
          <wp:inline distT="0" distB="0" distL="0" distR="0" wp14:anchorId="674B43F9" wp14:editId="4D7B87E4">
            <wp:extent cx="2922905" cy="151193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54"/>
                    <a:stretch>
                      <a:fillRect/>
                    </a:stretch>
                  </pic:blipFill>
                  <pic:spPr>
                    <a:xfrm>
                      <a:off x="0" y="0"/>
                      <a:ext cx="29232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31</w:t>
      </w:r>
      <w:r>
        <w:rPr>
          <w:rFonts w:ascii="宋体" w:eastAsia="宋体" w:hAnsi="宋体" w:hint="eastAsia"/>
          <w:sz w:val="15"/>
          <w:szCs w:val="15"/>
        </w:rPr>
        <w:t>企业账户模块界面图</w:t>
      </w:r>
    </w:p>
    <w:p w:rsidR="00665C06" w:rsidRPr="00665C06" w:rsidRDefault="00665C06" w:rsidP="00665C06">
      <w:pPr>
        <w:ind w:firstLineChars="0" w:firstLine="0"/>
      </w:pPr>
    </w:p>
    <w:p w:rsidR="00022783" w:rsidRDefault="00902E9E" w:rsidP="00342A06">
      <w:pPr>
        <w:pStyle w:val="3"/>
      </w:pPr>
      <w:r>
        <w:rPr>
          <w:rFonts w:hint="eastAsia"/>
        </w:rPr>
        <w:t>分机管理模块</w:t>
      </w:r>
    </w:p>
    <w:p w:rsidR="00342A06" w:rsidRPr="00342A06" w:rsidRDefault="00342A06" w:rsidP="00342A06">
      <w:pPr>
        <w:pStyle w:val="a0"/>
        <w:ind w:firstLine="360"/>
      </w:pPr>
      <w:r>
        <w:rPr>
          <w:rFonts w:hint="eastAsia"/>
        </w:rPr>
        <w:t>租户</w:t>
      </w:r>
      <w:r>
        <w:t>管理员在分机管理模块可以</w:t>
      </w:r>
      <w:r>
        <w:rPr>
          <w:rFonts w:hint="eastAsia"/>
        </w:rPr>
        <w:t>管理</w:t>
      </w:r>
      <w:r>
        <w:t>分机和分机组。并且</w:t>
      </w:r>
      <w:r>
        <w:rPr>
          <w:rFonts w:hint="eastAsia"/>
        </w:rPr>
        <w:t>仅限于</w:t>
      </w:r>
      <w:r>
        <w:t>管理自己</w:t>
      </w:r>
      <w:r>
        <w:rPr>
          <w:rFonts w:hint="eastAsia"/>
        </w:rPr>
        <w:t>租户</w:t>
      </w:r>
      <w:r>
        <w:t>下的分机</w:t>
      </w:r>
      <w:r>
        <w:rPr>
          <w:rFonts w:hint="eastAsia"/>
        </w:rPr>
        <w:t>与</w:t>
      </w:r>
      <w:r>
        <w:t>分机组。</w:t>
      </w:r>
    </w:p>
    <w:p w:rsidR="00342A06" w:rsidRPr="00342A06" w:rsidRDefault="00342A06" w:rsidP="00342A06">
      <w:pPr>
        <w:pStyle w:val="a0"/>
        <w:ind w:firstLineChars="0" w:firstLine="0"/>
      </w:pPr>
      <w:r>
        <w:rPr>
          <w:noProof/>
        </w:rPr>
        <w:drawing>
          <wp:inline distT="0" distB="0" distL="0" distR="0" wp14:anchorId="3A37FE39" wp14:editId="1120AC1F">
            <wp:extent cx="2925445" cy="1502153"/>
            <wp:effectExtent l="0" t="0" r="8255"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55"/>
                    <a:stretch>
                      <a:fillRect/>
                    </a:stretch>
                  </pic:blipFill>
                  <pic:spPr>
                    <a:xfrm>
                      <a:off x="0" y="0"/>
                      <a:ext cx="2925445" cy="1502153"/>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32</w:t>
      </w:r>
      <w:r>
        <w:rPr>
          <w:rFonts w:ascii="宋体" w:eastAsia="宋体" w:hAnsi="宋体" w:hint="eastAsia"/>
          <w:sz w:val="15"/>
          <w:szCs w:val="15"/>
        </w:rPr>
        <w:t xml:space="preserve"> 分机管理模块界面图</w:t>
      </w:r>
    </w:p>
    <w:p w:rsidR="00665C06" w:rsidRPr="00665C06" w:rsidRDefault="00665C06" w:rsidP="00665C06">
      <w:pPr>
        <w:ind w:firstLineChars="0" w:firstLine="0"/>
      </w:pPr>
    </w:p>
    <w:p w:rsidR="00022783" w:rsidRDefault="00902E9E">
      <w:pPr>
        <w:pStyle w:val="3"/>
      </w:pPr>
      <w:r>
        <w:rPr>
          <w:rFonts w:hint="eastAsia"/>
        </w:rPr>
        <w:t>通话记录模块</w:t>
      </w:r>
    </w:p>
    <w:p w:rsidR="00342A06" w:rsidRPr="00342A06" w:rsidRDefault="00342A06" w:rsidP="00342A06">
      <w:pPr>
        <w:pStyle w:val="a0"/>
        <w:ind w:firstLine="360"/>
      </w:pPr>
      <w:r>
        <w:rPr>
          <w:rFonts w:hint="eastAsia"/>
        </w:rPr>
        <w:t>在</w:t>
      </w:r>
      <w:r>
        <w:t>该模块，租户可以管理自己租户下分机产生的话务清单，并且可以通过不同的搜索条件</w:t>
      </w:r>
      <w:r>
        <w:rPr>
          <w:rFonts w:hint="eastAsia"/>
        </w:rPr>
        <w:t>组合</w:t>
      </w:r>
      <w:r>
        <w:t>查询。</w:t>
      </w:r>
    </w:p>
    <w:p w:rsidR="00022783" w:rsidRDefault="00902E9E">
      <w:pPr>
        <w:pStyle w:val="a0"/>
        <w:keepNext/>
        <w:ind w:firstLineChars="0" w:firstLine="0"/>
      </w:pPr>
      <w:r>
        <w:rPr>
          <w:noProof/>
        </w:rPr>
        <w:drawing>
          <wp:inline distT="0" distB="0" distL="0" distR="0">
            <wp:extent cx="2925445" cy="1507490"/>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56"/>
                    <a:stretch>
                      <a:fillRect/>
                    </a:stretch>
                  </pic:blipFill>
                  <pic:spPr>
                    <a:xfrm>
                      <a:off x="0" y="0"/>
                      <a:ext cx="2925445" cy="1507681"/>
                    </a:xfrm>
                    <a:prstGeom prst="rect">
                      <a:avLst/>
                    </a:prstGeom>
                  </pic:spPr>
                </pic:pic>
              </a:graphicData>
            </a:graphic>
          </wp:inline>
        </w:drawing>
      </w:r>
      <w:r>
        <w:rPr>
          <w:rFonts w:hint="eastAsia"/>
        </w:rPr>
        <w:t xml:space="preserve"> </w:t>
      </w:r>
      <w:r>
        <w:t xml:space="preserve">                                           </w:t>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33</w:t>
      </w:r>
      <w:r>
        <w:rPr>
          <w:rFonts w:ascii="宋体" w:eastAsia="宋体" w:hAnsi="宋体" w:hint="eastAsia"/>
          <w:sz w:val="15"/>
          <w:szCs w:val="15"/>
        </w:rPr>
        <w:t xml:space="preserve"> 通话</w:t>
      </w:r>
      <w:r>
        <w:rPr>
          <w:rFonts w:ascii="宋体" w:eastAsia="宋体" w:hAnsi="宋体"/>
          <w:sz w:val="15"/>
          <w:szCs w:val="15"/>
        </w:rPr>
        <w:t>记录</w:t>
      </w:r>
      <w:r>
        <w:rPr>
          <w:rFonts w:ascii="宋体" w:eastAsia="宋体" w:hAnsi="宋体" w:hint="eastAsia"/>
          <w:sz w:val="15"/>
          <w:szCs w:val="15"/>
        </w:rPr>
        <w:t>模块界面图</w:t>
      </w:r>
    </w:p>
    <w:p w:rsidR="00022783" w:rsidRDefault="00902E9E">
      <w:pPr>
        <w:pStyle w:val="3"/>
      </w:pPr>
      <w:r>
        <w:rPr>
          <w:rFonts w:hint="eastAsia"/>
        </w:rPr>
        <w:t>设置模块</w:t>
      </w:r>
    </w:p>
    <w:p w:rsidR="00342A06" w:rsidRPr="00342A06" w:rsidRDefault="00342A06" w:rsidP="00342A06">
      <w:pPr>
        <w:pStyle w:val="a0"/>
        <w:ind w:firstLine="360"/>
      </w:pPr>
      <w:r>
        <w:rPr>
          <w:rFonts w:hint="eastAsia"/>
        </w:rPr>
        <w:t>在</w:t>
      </w:r>
      <w:r>
        <w:t>设置模块，租户管理员拥有工作日设置</w:t>
      </w:r>
      <w:r>
        <w:rPr>
          <w:rFonts w:hint="eastAsia"/>
        </w:rPr>
        <w:t>、</w:t>
      </w:r>
      <w:r>
        <w:t>黑名单、</w:t>
      </w:r>
      <w:r>
        <w:rPr>
          <w:rFonts w:hint="eastAsia"/>
        </w:rPr>
        <w:t>和</w:t>
      </w:r>
      <w:r>
        <w:t>密码修改子模块。</w:t>
      </w:r>
    </w:p>
    <w:p w:rsidR="00022783" w:rsidRDefault="00902E9E">
      <w:pPr>
        <w:pStyle w:val="a0"/>
        <w:keepNext/>
        <w:ind w:firstLineChars="0" w:firstLine="0"/>
      </w:pPr>
      <w:r>
        <w:rPr>
          <w:noProof/>
        </w:rPr>
        <w:drawing>
          <wp:inline distT="0" distB="0" distL="0" distR="0">
            <wp:extent cx="2929890" cy="1511935"/>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57"/>
                    <a:stretch>
                      <a:fillRect/>
                    </a:stretch>
                  </pic:blipFill>
                  <pic:spPr>
                    <a:xfrm>
                      <a:off x="0" y="0"/>
                      <a:ext cx="29304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34</w:t>
      </w:r>
      <w:r>
        <w:rPr>
          <w:rFonts w:ascii="宋体" w:eastAsia="宋体" w:hAnsi="宋体" w:hint="eastAsia"/>
          <w:sz w:val="15"/>
          <w:szCs w:val="15"/>
        </w:rPr>
        <w:t xml:space="preserve"> </w:t>
      </w:r>
      <w:r w:rsidR="00342A06">
        <w:rPr>
          <w:rFonts w:ascii="宋体" w:eastAsia="宋体" w:hAnsi="宋体" w:hint="eastAsia"/>
          <w:sz w:val="15"/>
          <w:szCs w:val="15"/>
        </w:rPr>
        <w:t>工作日</w:t>
      </w:r>
      <w:r w:rsidR="00342A06">
        <w:rPr>
          <w:rFonts w:ascii="宋体" w:eastAsia="宋体" w:hAnsi="宋体"/>
          <w:sz w:val="15"/>
          <w:szCs w:val="15"/>
        </w:rPr>
        <w:t>设置子</w:t>
      </w:r>
      <w:r>
        <w:rPr>
          <w:rFonts w:ascii="宋体" w:eastAsia="宋体" w:hAnsi="宋体" w:hint="eastAsia"/>
          <w:sz w:val="15"/>
          <w:szCs w:val="15"/>
        </w:rPr>
        <w:t>模块界面图</w:t>
      </w:r>
    </w:p>
    <w:p w:rsidR="00780862" w:rsidRDefault="00780862" w:rsidP="00780862">
      <w:pPr>
        <w:ind w:firstLine="360"/>
      </w:pPr>
    </w:p>
    <w:p w:rsidR="00780862" w:rsidRPr="0037723E" w:rsidRDefault="00780862" w:rsidP="00780862">
      <w:pPr>
        <w:ind w:firstLine="360"/>
      </w:pPr>
      <w:r>
        <w:rPr>
          <w:rFonts w:hint="eastAsia"/>
        </w:rPr>
        <w:t>黑名单</w:t>
      </w:r>
      <w:r>
        <w:t>管理子模块可以</w:t>
      </w:r>
      <w:r>
        <w:rPr>
          <w:rFonts w:hint="eastAsia"/>
        </w:rPr>
        <w:t>为</w:t>
      </w:r>
      <w:r>
        <w:t>租户设置黑名单拦截规则</w:t>
      </w:r>
      <w:r>
        <w:rPr>
          <w:rFonts w:hint="eastAsia"/>
        </w:rPr>
        <w:t>，</w:t>
      </w:r>
      <w:r>
        <w:t>在</w:t>
      </w:r>
      <w:r>
        <w:rPr>
          <w:rFonts w:hint="eastAsia"/>
        </w:rPr>
        <w:t>呼入</w:t>
      </w:r>
      <w:r>
        <w:t>呼出时首先进行黑名单号码匹配，</w:t>
      </w:r>
      <w:r>
        <w:rPr>
          <w:rFonts w:hint="eastAsia"/>
        </w:rPr>
        <w:t>若</w:t>
      </w:r>
      <w:r>
        <w:t>匹配成功，则不予呼入或</w:t>
      </w:r>
      <w:r>
        <w:rPr>
          <w:rFonts w:hint="eastAsia"/>
        </w:rPr>
        <w:t>呼出</w:t>
      </w:r>
      <w:r>
        <w:t>。</w:t>
      </w:r>
    </w:p>
    <w:p w:rsidR="00780862" w:rsidRDefault="00780862" w:rsidP="00E606A4">
      <w:pPr>
        <w:spacing w:after="120"/>
        <w:ind w:firstLineChars="0" w:firstLine="0"/>
      </w:pPr>
      <w:r>
        <w:rPr>
          <w:noProof/>
        </w:rPr>
        <w:lastRenderedPageBreak/>
        <w:drawing>
          <wp:inline distT="0" distB="0" distL="0" distR="0" wp14:anchorId="1E98AF85" wp14:editId="1A0DD514">
            <wp:extent cx="2925445" cy="1504950"/>
            <wp:effectExtent l="0" t="0" r="825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25445" cy="1504950"/>
                    </a:xfrm>
                    <a:prstGeom prst="rect">
                      <a:avLst/>
                    </a:prstGeom>
                  </pic:spPr>
                </pic:pic>
              </a:graphicData>
            </a:graphic>
          </wp:inline>
        </w:drawing>
      </w:r>
    </w:p>
    <w:p w:rsidR="00780862" w:rsidRDefault="00780862" w:rsidP="00780862">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35</w:t>
      </w:r>
      <w:r>
        <w:rPr>
          <w:rFonts w:ascii="宋体" w:eastAsia="宋体" w:hAnsi="宋体" w:hint="eastAsia"/>
          <w:sz w:val="15"/>
          <w:szCs w:val="15"/>
        </w:rPr>
        <w:t xml:space="preserve"> 黑名单</w:t>
      </w:r>
      <w:r>
        <w:rPr>
          <w:rFonts w:ascii="宋体" w:eastAsia="宋体" w:hAnsi="宋体"/>
          <w:sz w:val="15"/>
          <w:szCs w:val="15"/>
        </w:rPr>
        <w:t>子</w:t>
      </w:r>
      <w:r>
        <w:rPr>
          <w:rFonts w:ascii="宋体" w:eastAsia="宋体" w:hAnsi="宋体" w:hint="eastAsia"/>
          <w:sz w:val="15"/>
          <w:szCs w:val="15"/>
        </w:rPr>
        <w:t>模块界面图</w:t>
      </w:r>
    </w:p>
    <w:p w:rsidR="00780862" w:rsidRDefault="00780862" w:rsidP="00780862">
      <w:pPr>
        <w:ind w:firstLine="360"/>
      </w:pPr>
    </w:p>
    <w:p w:rsidR="00780862" w:rsidRPr="00780862" w:rsidRDefault="00780862" w:rsidP="00780862">
      <w:pPr>
        <w:ind w:firstLine="360"/>
      </w:pPr>
      <w:r>
        <w:rPr>
          <w:rFonts w:hint="eastAsia"/>
        </w:rPr>
        <w:t>在</w:t>
      </w:r>
      <w:r>
        <w:t>修改密码子模块</w:t>
      </w:r>
      <w:r>
        <w:rPr>
          <w:rFonts w:hint="eastAsia"/>
        </w:rPr>
        <w:t>可以</w:t>
      </w:r>
      <w:r>
        <w:t>修改当前登录用户的密码。</w:t>
      </w:r>
    </w:p>
    <w:p w:rsidR="00780862" w:rsidRDefault="00780862" w:rsidP="00E606A4">
      <w:pPr>
        <w:spacing w:after="120"/>
        <w:ind w:firstLineChars="0" w:firstLine="0"/>
      </w:pPr>
      <w:r>
        <w:rPr>
          <w:noProof/>
        </w:rPr>
        <w:drawing>
          <wp:inline distT="0" distB="0" distL="0" distR="0" wp14:anchorId="1F9348FC" wp14:editId="56555F61">
            <wp:extent cx="2925445" cy="1507490"/>
            <wp:effectExtent l="0" t="0" r="825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25445" cy="1507490"/>
                    </a:xfrm>
                    <a:prstGeom prst="rect">
                      <a:avLst/>
                    </a:prstGeom>
                  </pic:spPr>
                </pic:pic>
              </a:graphicData>
            </a:graphic>
          </wp:inline>
        </w:drawing>
      </w:r>
    </w:p>
    <w:p w:rsidR="00780862" w:rsidRDefault="00780862" w:rsidP="00780862">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36</w:t>
      </w:r>
      <w:r>
        <w:rPr>
          <w:rFonts w:ascii="宋体" w:eastAsia="宋体" w:hAnsi="宋体" w:hint="eastAsia"/>
          <w:sz w:val="15"/>
          <w:szCs w:val="15"/>
        </w:rPr>
        <w:t xml:space="preserve"> 修改密码</w:t>
      </w:r>
      <w:r>
        <w:rPr>
          <w:rFonts w:ascii="宋体" w:eastAsia="宋体" w:hAnsi="宋体"/>
          <w:sz w:val="15"/>
          <w:szCs w:val="15"/>
        </w:rPr>
        <w:t>子</w:t>
      </w:r>
      <w:r>
        <w:rPr>
          <w:rFonts w:ascii="宋体" w:eastAsia="宋体" w:hAnsi="宋体" w:hint="eastAsia"/>
          <w:sz w:val="15"/>
          <w:szCs w:val="15"/>
        </w:rPr>
        <w:t>模块界面图</w:t>
      </w:r>
    </w:p>
    <w:p w:rsidR="00780862" w:rsidRPr="00780862" w:rsidRDefault="00780862" w:rsidP="00780862">
      <w:pPr>
        <w:ind w:firstLine="360"/>
      </w:pPr>
    </w:p>
    <w:p w:rsidR="00022783" w:rsidRDefault="00902E9E">
      <w:pPr>
        <w:pStyle w:val="2"/>
        <w:spacing w:before="60" w:after="60"/>
        <w:textAlignment w:val="auto"/>
      </w:pPr>
      <w:r>
        <w:rPr>
          <w:rFonts w:hint="eastAsia"/>
        </w:rPr>
        <w:t>普通分机用户子系统功能实现</w:t>
      </w:r>
    </w:p>
    <w:p w:rsidR="00022783" w:rsidRDefault="00902E9E" w:rsidP="00780862">
      <w:pPr>
        <w:pStyle w:val="3"/>
      </w:pPr>
      <w:r>
        <w:rPr>
          <w:rFonts w:hint="eastAsia"/>
        </w:rPr>
        <w:t>账号详情模块</w:t>
      </w:r>
    </w:p>
    <w:p w:rsidR="00780862" w:rsidRPr="00780862" w:rsidRDefault="00780862" w:rsidP="00780862">
      <w:pPr>
        <w:pStyle w:val="a0"/>
        <w:ind w:firstLine="360"/>
      </w:pPr>
      <w:r>
        <w:rPr>
          <w:rFonts w:hint="eastAsia"/>
        </w:rPr>
        <w:t>在</w:t>
      </w:r>
      <w:r>
        <w:t>账号详情模块，分机用户可以查看到基本账号信息，并且可以进行免打扰设置。</w:t>
      </w:r>
    </w:p>
    <w:p w:rsidR="00780862" w:rsidRPr="00780862" w:rsidRDefault="00780862" w:rsidP="00780862">
      <w:pPr>
        <w:pStyle w:val="a0"/>
        <w:ind w:firstLineChars="0" w:firstLine="0"/>
      </w:pPr>
      <w:r>
        <w:rPr>
          <w:noProof/>
        </w:rPr>
        <w:drawing>
          <wp:inline distT="0" distB="0" distL="0" distR="0" wp14:anchorId="3E0C43FC" wp14:editId="7798F608">
            <wp:extent cx="2925445" cy="1507681"/>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60"/>
                    <a:stretch>
                      <a:fillRect/>
                    </a:stretch>
                  </pic:blipFill>
                  <pic:spPr>
                    <a:xfrm>
                      <a:off x="0" y="0"/>
                      <a:ext cx="2925445" cy="1507681"/>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37</w:t>
      </w:r>
      <w:r>
        <w:rPr>
          <w:rFonts w:ascii="宋体" w:eastAsia="宋体" w:hAnsi="宋体" w:hint="eastAsia"/>
          <w:sz w:val="15"/>
          <w:szCs w:val="15"/>
        </w:rPr>
        <w:t>账号详情模块界面图</w:t>
      </w:r>
    </w:p>
    <w:p w:rsidR="00022783" w:rsidRDefault="00902E9E">
      <w:pPr>
        <w:pStyle w:val="3"/>
      </w:pPr>
      <w:r>
        <w:rPr>
          <w:rFonts w:hint="eastAsia"/>
        </w:rPr>
        <w:t>通话记录模块</w:t>
      </w:r>
    </w:p>
    <w:p w:rsidR="00022783" w:rsidRDefault="00780862" w:rsidP="00780862">
      <w:pPr>
        <w:pStyle w:val="a0"/>
        <w:ind w:firstLine="360"/>
      </w:pPr>
      <w:r>
        <w:rPr>
          <w:rFonts w:hint="eastAsia"/>
        </w:rPr>
        <w:t>在</w:t>
      </w:r>
      <w:r>
        <w:t>该模块分机用户可以查看到</w:t>
      </w:r>
      <w:r>
        <w:rPr>
          <w:rFonts w:hint="eastAsia"/>
        </w:rPr>
        <w:t>与</w:t>
      </w:r>
      <w:r>
        <w:t>自己分机相关的通话记录，留言</w:t>
      </w:r>
      <w:r>
        <w:rPr>
          <w:rFonts w:hint="eastAsia"/>
        </w:rPr>
        <w:t>信息</w:t>
      </w:r>
      <w:r>
        <w:t>等，并且提供下载音频功能。</w:t>
      </w:r>
    </w:p>
    <w:p w:rsidR="00780862" w:rsidRDefault="00780862" w:rsidP="00780862">
      <w:pPr>
        <w:pStyle w:val="a0"/>
        <w:ind w:firstLineChars="0" w:firstLine="0"/>
      </w:pPr>
      <w:r>
        <w:rPr>
          <w:noProof/>
        </w:rPr>
        <w:drawing>
          <wp:inline distT="0" distB="0" distL="0" distR="0" wp14:anchorId="0F533474" wp14:editId="06100037">
            <wp:extent cx="2925445" cy="1511279"/>
            <wp:effectExtent l="0" t="0" r="825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61"/>
                    <a:stretch>
                      <a:fillRect/>
                    </a:stretch>
                  </pic:blipFill>
                  <pic:spPr>
                    <a:xfrm>
                      <a:off x="0" y="0"/>
                      <a:ext cx="2925445" cy="1511279"/>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38</w:t>
      </w:r>
      <w:r>
        <w:rPr>
          <w:rFonts w:ascii="宋体" w:eastAsia="宋体" w:hAnsi="宋体" w:hint="eastAsia"/>
          <w:sz w:val="15"/>
          <w:szCs w:val="15"/>
        </w:rPr>
        <w:t xml:space="preserve"> 通话记录模块界面图</w:t>
      </w:r>
    </w:p>
    <w:p w:rsidR="00780862" w:rsidRDefault="00780862" w:rsidP="00780862">
      <w:pPr>
        <w:ind w:firstLine="360"/>
      </w:pPr>
    </w:p>
    <w:p w:rsidR="00780862" w:rsidRDefault="00780862" w:rsidP="00E606A4">
      <w:pPr>
        <w:spacing w:after="120"/>
        <w:ind w:firstLineChars="0" w:firstLine="0"/>
      </w:pPr>
      <w:r>
        <w:rPr>
          <w:noProof/>
        </w:rPr>
        <w:lastRenderedPageBreak/>
        <w:drawing>
          <wp:inline distT="0" distB="0" distL="0" distR="0" wp14:anchorId="2C6AAF31" wp14:editId="08F0D736">
            <wp:extent cx="2925445" cy="1508760"/>
            <wp:effectExtent l="0" t="0" r="825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25445" cy="1508760"/>
                    </a:xfrm>
                    <a:prstGeom prst="rect">
                      <a:avLst/>
                    </a:prstGeom>
                  </pic:spPr>
                </pic:pic>
              </a:graphicData>
            </a:graphic>
          </wp:inline>
        </w:drawing>
      </w:r>
    </w:p>
    <w:p w:rsidR="00780862" w:rsidRDefault="00780862" w:rsidP="00780862">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39</w:t>
      </w:r>
      <w:r>
        <w:rPr>
          <w:rFonts w:ascii="宋体" w:eastAsia="宋体" w:hAnsi="宋体" w:hint="eastAsia"/>
          <w:sz w:val="15"/>
          <w:szCs w:val="15"/>
        </w:rPr>
        <w:t>通话记录模块界面图</w:t>
      </w:r>
    </w:p>
    <w:p w:rsidR="00780862" w:rsidRPr="00780862" w:rsidRDefault="00780862" w:rsidP="00780862">
      <w:pPr>
        <w:ind w:firstLineChars="0" w:firstLine="0"/>
      </w:pPr>
    </w:p>
    <w:p w:rsidR="00022783" w:rsidRDefault="00902E9E">
      <w:pPr>
        <w:pStyle w:val="3"/>
      </w:pPr>
      <w:r>
        <w:rPr>
          <w:rFonts w:hint="eastAsia"/>
        </w:rPr>
        <w:t>设置模块</w:t>
      </w:r>
    </w:p>
    <w:p w:rsidR="00780862" w:rsidRPr="00780862" w:rsidRDefault="00780862" w:rsidP="00780862">
      <w:pPr>
        <w:pStyle w:val="a0"/>
        <w:ind w:firstLine="360"/>
      </w:pPr>
      <w:r>
        <w:rPr>
          <w:rFonts w:hint="eastAsia"/>
        </w:rPr>
        <w:t>在设置</w:t>
      </w:r>
      <w:r>
        <w:t>模块，分机用户</w:t>
      </w:r>
      <w:r>
        <w:rPr>
          <w:rFonts w:hint="eastAsia"/>
        </w:rPr>
        <w:t>可以</w:t>
      </w:r>
      <w:r>
        <w:t>修改密码。</w:t>
      </w:r>
    </w:p>
    <w:p w:rsidR="00022783" w:rsidRDefault="00902E9E">
      <w:pPr>
        <w:pStyle w:val="a0"/>
        <w:keepNext/>
        <w:ind w:firstLineChars="0" w:firstLine="0"/>
      </w:pPr>
      <w:r>
        <w:rPr>
          <w:noProof/>
        </w:rPr>
        <w:drawing>
          <wp:inline distT="0" distB="0" distL="0" distR="0">
            <wp:extent cx="2925445" cy="1505585"/>
            <wp:effectExtent l="0" t="0" r="825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63"/>
                    <a:stretch>
                      <a:fillRect/>
                    </a:stretch>
                  </pic:blipFill>
                  <pic:spPr>
                    <a:xfrm>
                      <a:off x="0" y="0"/>
                      <a:ext cx="2925445" cy="1505725"/>
                    </a:xfrm>
                    <a:prstGeom prst="rect">
                      <a:avLst/>
                    </a:prstGeom>
                  </pic:spPr>
                </pic:pic>
              </a:graphicData>
            </a:graphic>
          </wp:inline>
        </w:drawing>
      </w:r>
      <w:r>
        <w:rPr>
          <w:rFonts w:hint="eastAsia"/>
        </w:rPr>
        <w:t xml:space="preserve"> </w:t>
      </w:r>
      <w:r>
        <w:t xml:space="preserve">                                           </w:t>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40</w:t>
      </w:r>
      <w:r>
        <w:rPr>
          <w:rFonts w:ascii="宋体" w:eastAsia="宋体" w:hAnsi="宋体" w:hint="eastAsia"/>
          <w:sz w:val="15"/>
          <w:szCs w:val="15"/>
        </w:rPr>
        <w:t xml:space="preserve"> 设置模块界面图</w:t>
      </w:r>
    </w:p>
    <w:p w:rsidR="00022783" w:rsidRPr="00902E9E" w:rsidRDefault="00902E9E" w:rsidP="00902E9E">
      <w:pPr>
        <w:pStyle w:val="1"/>
        <w:rPr>
          <w:sz w:val="21"/>
          <w:szCs w:val="21"/>
        </w:rPr>
      </w:pPr>
      <w:r w:rsidRPr="00902E9E">
        <w:rPr>
          <w:rFonts w:hint="eastAsia"/>
          <w:sz w:val="21"/>
          <w:szCs w:val="21"/>
        </w:rPr>
        <w:t>结束语</w:t>
      </w:r>
    </w:p>
    <w:p w:rsidR="00022783" w:rsidRDefault="00902E9E" w:rsidP="000C6650">
      <w:pPr>
        <w:ind w:firstLine="360"/>
      </w:pPr>
      <w:r>
        <w:rPr>
          <w:rFonts w:hint="eastAsia"/>
        </w:rPr>
        <w:t>本文是围绕云总机的通信管理方式而展开的。本文主要深入研究了如何在云总机上完成统一语音用户、管理通信分机，实现超级管理员对每个租户管理员的统一管理，每个租户管理员可通过该平台对各分机、分机组进行信息查看、批量管理。这个基于云计算而搭建的总机系统，为政企提供了一个良好的呼叫管理平台，以当前流行的云总机为媒介进行运营管理，做到低成本、高效率。另外文章论述了本系统的主要技术内容和相关框架介绍，详尽地描述了其概念及优势。</w:t>
      </w:r>
    </w:p>
    <w:p w:rsidR="00022783" w:rsidRDefault="00902E9E" w:rsidP="000C6650">
      <w:pPr>
        <w:ind w:firstLine="360"/>
      </w:pPr>
      <w:r>
        <w:rPr>
          <w:rFonts w:hint="eastAsia"/>
        </w:rPr>
        <w:t>系统严格按照软件工程的开发设计流程而实现，从最初的选题迷茫，经导师提点选定题目后，做了详细的市场调研分析，随后根据调研结果分析系统需求，然后进行系统的原型设计，模块设计等，最后完成整个系统的开发。整个系统开发流程，我从中挖掘到了许多自己的知识漏洞，然后努力提升自主学习能力，自我的钻研精神得到了空前提升，加之导师的引导，才得以完成完整的一个系统以及文档。</w:t>
      </w:r>
    </w:p>
    <w:p w:rsidR="00022783" w:rsidRDefault="00902E9E" w:rsidP="000C6650">
      <w:pPr>
        <w:ind w:firstLine="360"/>
      </w:pPr>
      <w:r>
        <w:rPr>
          <w:rFonts w:hint="eastAsia"/>
        </w:rPr>
        <w:t>本篇论文探讨了这个课题市场背景，全面分析了当前互联网发展前景下，云总机</w:t>
      </w:r>
      <w:r>
        <w:t>系统</w:t>
      </w:r>
      <w:r w:rsidR="00020773">
        <w:rPr>
          <w:rFonts w:hint="eastAsia"/>
        </w:rPr>
        <w:t>的</w:t>
      </w:r>
      <w:r w:rsidR="00020773">
        <w:t>广阔</w:t>
      </w:r>
      <w:r w:rsidR="00020773">
        <w:rPr>
          <w:rFonts w:hint="eastAsia"/>
        </w:rPr>
        <w:t>市场</w:t>
      </w:r>
      <w:r>
        <w:rPr>
          <w:rFonts w:hint="eastAsia"/>
        </w:rPr>
        <w:t>，以及</w:t>
      </w:r>
      <w:r w:rsidR="00020773">
        <w:rPr>
          <w:rFonts w:hint="eastAsia"/>
        </w:rPr>
        <w:t>充分展示</w:t>
      </w:r>
      <w:r w:rsidR="00020773">
        <w:t>了</w:t>
      </w:r>
      <w:r w:rsidR="00020773">
        <w:t>Spring</w:t>
      </w:r>
      <w:r w:rsidR="00020773">
        <w:rPr>
          <w:rFonts w:hint="eastAsia"/>
        </w:rPr>
        <w:t>框架，数据库</w:t>
      </w:r>
      <w:r>
        <w:rPr>
          <w:rFonts w:hint="eastAsia"/>
        </w:rPr>
        <w:t>等</w:t>
      </w:r>
      <w:r w:rsidR="00020773">
        <w:rPr>
          <w:rFonts w:hint="eastAsia"/>
        </w:rPr>
        <w:t>技术。</w:t>
      </w:r>
      <w:r w:rsidR="00020773">
        <w:t xml:space="preserve"> </w:t>
      </w:r>
    </w:p>
    <w:p w:rsidR="00022783" w:rsidRDefault="00902E9E" w:rsidP="000C6650">
      <w:pPr>
        <w:ind w:firstLine="360"/>
      </w:pPr>
      <w:r>
        <w:rPr>
          <w:rFonts w:hint="eastAsia"/>
        </w:rPr>
        <w:t>整个毕设设计的完成过程并没有事事顺心，我在各个阶段都遇到了难题，在此我还是要感谢我的导师一直在旁提点，让我在专业上有所突破，在难题攻克上有足够的信心。作为一名未来的</w:t>
      </w:r>
      <w:r>
        <w:rPr>
          <w:rFonts w:hint="eastAsia"/>
        </w:rPr>
        <w:t>Java</w:t>
      </w:r>
      <w:r>
        <w:rPr>
          <w:rFonts w:hint="eastAsia"/>
        </w:rPr>
        <w:t>程序员，在此次开发中学习到的探索精神和坚定的信念，始终能受益于将来的困难当中。</w:t>
      </w:r>
    </w:p>
    <w:p w:rsidR="00022783" w:rsidRDefault="00022783">
      <w:pPr>
        <w:pStyle w:val="a0"/>
        <w:ind w:firstLine="360"/>
      </w:pPr>
    </w:p>
    <w:p w:rsidR="00022783" w:rsidRDefault="00902E9E">
      <w:pPr>
        <w:pStyle w:val="Textof"/>
        <w:ind w:left="0" w:firstLineChars="0" w:firstLine="0"/>
        <w:jc w:val="center"/>
        <w:rPr>
          <w:ins w:id="1" w:author="微软用户" w:date="2009-08-03T11:15:00Z"/>
        </w:rPr>
      </w:pPr>
      <w:r>
        <w:rPr>
          <w:rFonts w:hint="eastAsia"/>
          <w:b/>
          <w:sz w:val="18"/>
          <w:szCs w:val="18"/>
        </w:rPr>
        <w:t xml:space="preserve">　　参考文献</w:t>
      </w:r>
    </w:p>
    <w:p w:rsidR="00022783" w:rsidRDefault="00022783" w:rsidP="00902E9E">
      <w:pPr>
        <w:ind w:firstLineChars="0" w:firstLine="0"/>
        <w:jc w:val="left"/>
        <w:rPr>
          <w:kern w:val="0"/>
          <w:sz w:val="15"/>
          <w:szCs w:val="20"/>
        </w:rPr>
      </w:pP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周文红,晏素芬,蒋玉芳,邓朝晖.Spring Security安全框架应用[J].计算机与现代化,2013(11):88-90.</w:t>
      </w: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肖云.基于Spring Security安全的Web应用开发[J].计算机与现代化,2011(06):158-159.</w:t>
      </w: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陈雄华,林开雄.Spring 3.x 企业应用开发实战[M].2012年2月第一版 北京: 电子工业出版社, 2012：2-710.</w:t>
      </w: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lastRenderedPageBreak/>
        <w:t>张峰.应用SpringBoot改变web应用开发模式[J].科技创新与应用,2017(23):193-194.</w:t>
      </w: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麦冬,陈涛,梁宗湾.轻量级响应式框架Vue.js应用分析[J].信息与电脑(理论版),2017(07):58-59.</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杨芙清.软件工程技术发展思索[J].软件学报,2005,16(1):1-7.</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吴沧舟,兰逸正,张辉.基于MySQL数据库的优化[J].电子科技,2013,26(09):182-184.</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朱二华.基于Vue.js的Web前端应用研究[J].科技与创新,2017(20):119-121.</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李萍.浅谈TOMCAT之性能优化[J].科技情报开发与经济,2011,21(12):114-116.</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高张,康小军.提高Tomcat服务器运行性能的研究[J].计算机与数字工程,2008(10):203-205.</w:t>
      </w:r>
    </w:p>
    <w:p w:rsidR="000E0054" w:rsidRPr="00902E9E" w:rsidRDefault="000E0054" w:rsidP="000E0054">
      <w:pPr>
        <w:pStyle w:val="af3"/>
        <w:numPr>
          <w:ilvl w:val="0"/>
          <w:numId w:val="7"/>
        </w:numPr>
        <w:ind w:firstLineChars="0"/>
        <w:jc w:val="left"/>
        <w:rPr>
          <w:rFonts w:ascii="楷体" w:eastAsia="楷体" w:hAnsi="楷体"/>
          <w:szCs w:val="18"/>
        </w:rPr>
      </w:pPr>
      <w:r w:rsidRPr="000E0054">
        <w:rPr>
          <w:rFonts w:ascii="楷体" w:eastAsia="楷体" w:hAnsi="楷体" w:hint="eastAsia"/>
          <w:szCs w:val="18"/>
        </w:rPr>
        <w:t>谢洪宽,郭俊能.基于智能网的虚拟总机系统设计[J].广东通信技术,2007(02):17-20.</w:t>
      </w:r>
    </w:p>
    <w:sectPr w:rsidR="000E0054" w:rsidRPr="00902E9E">
      <w:headerReference w:type="even" r:id="rId64"/>
      <w:headerReference w:type="default" r:id="rId65"/>
      <w:pgSz w:w="11907" w:h="16840"/>
      <w:pgMar w:top="1021" w:right="1134" w:bottom="680" w:left="1134" w:header="851" w:footer="992" w:gutter="0"/>
      <w:cols w:num="2" w:space="425"/>
      <w:titlePg/>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3E0E" w:rsidRDefault="00C63E0E">
      <w:pPr>
        <w:ind w:firstLine="360"/>
      </w:pPr>
      <w:r>
        <w:separator/>
      </w:r>
    </w:p>
  </w:endnote>
  <w:endnote w:type="continuationSeparator" w:id="0">
    <w:p w:rsidR="00C63E0E" w:rsidRDefault="00C63E0E">
      <w:pPr>
        <w:ind w:firstLine="3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0" w:usb1="00000000" w:usb2="00000010" w:usb3="00000000" w:csb0="00040000" w:csb1="00000000"/>
  </w:font>
  <w:font w:name="Times">
    <w:altName w:val="Times New Roman"/>
    <w:panose1 w:val="02020603050405020304"/>
    <w:charset w:val="00"/>
    <w:family w:val="roman"/>
    <w:pitch w:val="default"/>
    <w:sig w:usb0="00000000" w:usb1="00000000" w:usb2="00000009" w:usb3="00000000" w:csb0="000001FF" w:csb1="00000000"/>
  </w:font>
  <w:font w:name="仿宋_GB2312">
    <w:altName w:val="仿宋"/>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EDD" w:rsidRDefault="00664EDD">
    <w:pPr>
      <w:pStyle w:val="a8"/>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EDD" w:rsidRDefault="00664EDD">
    <w:pPr>
      <w:pStyle w:val="a8"/>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EDD" w:rsidRDefault="00664EDD">
    <w:pPr>
      <w:pStyle w:val="a8"/>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3E0E" w:rsidRDefault="00C63E0E">
      <w:pPr>
        <w:ind w:firstLine="360"/>
      </w:pPr>
      <w:r>
        <w:separator/>
      </w:r>
    </w:p>
  </w:footnote>
  <w:footnote w:type="continuationSeparator" w:id="0">
    <w:p w:rsidR="00C63E0E" w:rsidRDefault="00C63E0E">
      <w:pPr>
        <w:ind w:firstLine="36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EDD" w:rsidRDefault="00664EDD">
    <w:pPr>
      <w:ind w:firstLineChars="0"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EDD" w:rsidRDefault="00664EDD">
    <w:pPr>
      <w:pStyle w:val="a9"/>
      <w:pBdr>
        <w:bottom w:val="none" w:sz="0" w:space="0" w:color="auto"/>
      </w:pBdr>
      <w:ind w:firstLine="360"/>
      <w:jc w:val="both"/>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EDD" w:rsidRDefault="00664EDD">
    <w:pPr>
      <w:ind w:firstLineChars="0" w:firstLine="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EDD" w:rsidRDefault="00664EDD">
    <w:pPr>
      <w:ind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EDD" w:rsidRDefault="00664EDD">
    <w:pPr>
      <w:pStyle w:val="a9"/>
      <w:pBdr>
        <w:bottom w:val="none" w:sz="0" w:space="0" w:color="auto"/>
      </w:pBdr>
      <w:ind w:firstLineChars="0" w:firstLine="0"/>
      <w:jc w:val="both"/>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61F93"/>
    <w:multiLevelType w:val="hybridMultilevel"/>
    <w:tmpl w:val="27622FE4"/>
    <w:lvl w:ilvl="0" w:tplc="3DFC6D8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BBA674B"/>
    <w:multiLevelType w:val="multilevel"/>
    <w:tmpl w:val="1BBA674B"/>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2" w15:restartNumberingAfterBreak="0">
    <w:nsid w:val="1EBF2E77"/>
    <w:multiLevelType w:val="multilevel"/>
    <w:tmpl w:val="1EBF2E77"/>
    <w:lvl w:ilvl="0">
      <w:start w:val="1"/>
      <w:numFmt w:val="decimal"/>
      <w:lvlText w:val="（%1）"/>
      <w:lvlJc w:val="left"/>
      <w:pPr>
        <w:ind w:left="1080" w:hanging="7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 w15:restartNumberingAfterBreak="0">
    <w:nsid w:val="331577CC"/>
    <w:multiLevelType w:val="multilevel"/>
    <w:tmpl w:val="331577CC"/>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4" w15:restartNumberingAfterBreak="0">
    <w:nsid w:val="4BBC2CA8"/>
    <w:multiLevelType w:val="multilevel"/>
    <w:tmpl w:val="4BBC2CA8"/>
    <w:lvl w:ilvl="0">
      <w:start w:val="1"/>
      <w:numFmt w:val="decimal"/>
      <w:pStyle w:val="1"/>
      <w:lvlText w:val="%1  "/>
      <w:lvlJc w:val="left"/>
      <w:pPr>
        <w:tabs>
          <w:tab w:val="left" w:pos="360"/>
        </w:tabs>
        <w:ind w:left="0" w:firstLine="0"/>
      </w:pPr>
      <w:rPr>
        <w:rFonts w:ascii="Times New Roman" w:hAnsi="Times New Roman" w:hint="default"/>
        <w:b/>
        <w:i w:val="0"/>
        <w:sz w:val="21"/>
      </w:rPr>
    </w:lvl>
    <w:lvl w:ilvl="1">
      <w:start w:val="1"/>
      <w:numFmt w:val="decimal"/>
      <w:pStyle w:val="2"/>
      <w:lvlText w:val="%1.%2  "/>
      <w:lvlJc w:val="left"/>
      <w:pPr>
        <w:tabs>
          <w:tab w:val="left" w:pos="360"/>
        </w:tabs>
        <w:ind w:left="0" w:firstLine="0"/>
      </w:pPr>
      <w:rPr>
        <w:rFonts w:ascii="Times New Roman" w:hAnsi="Times New Roman" w:hint="default"/>
        <w:b/>
        <w:i w:val="0"/>
        <w:sz w:val="18"/>
      </w:rPr>
    </w:lvl>
    <w:lvl w:ilvl="2">
      <w:start w:val="1"/>
      <w:numFmt w:val="decimal"/>
      <w:pStyle w:val="3"/>
      <w:lvlText w:val="%1.%2.%3  "/>
      <w:lvlJc w:val="left"/>
      <w:pPr>
        <w:tabs>
          <w:tab w:val="left" w:pos="999"/>
        </w:tabs>
        <w:ind w:left="279" w:firstLine="0"/>
      </w:pPr>
      <w:rPr>
        <w:rFonts w:ascii="Times New Roman" w:hAnsi="Times New Roman" w:hint="default"/>
        <w:b/>
        <w:i w:val="0"/>
        <w:sz w:val="18"/>
      </w:rPr>
    </w:lvl>
    <w:lvl w:ilvl="3">
      <w:start w:val="1"/>
      <w:numFmt w:val="decimal"/>
      <w:pStyle w:val="4"/>
      <w:lvlText w:val="%1.%2.%3.%4  "/>
      <w:lvlJc w:val="left"/>
      <w:pPr>
        <w:tabs>
          <w:tab w:val="left" w:pos="720"/>
        </w:tabs>
        <w:ind w:left="0" w:firstLine="0"/>
      </w:pPr>
      <w:rPr>
        <w:rFonts w:ascii="Times New Roman" w:hAnsi="Times New Roman" w:hint="default"/>
        <w:b/>
        <w:i w:val="0"/>
        <w:sz w:val="18"/>
      </w:rPr>
    </w:lvl>
    <w:lvl w:ilvl="4">
      <w:start w:val="1"/>
      <w:numFmt w:val="decimal"/>
      <w:pStyle w:val="5"/>
      <w:lvlText w:val="%1.%2.%3.%4.%5"/>
      <w:lvlJc w:val="left"/>
      <w:pPr>
        <w:tabs>
          <w:tab w:val="left" w:pos="1008"/>
        </w:tabs>
        <w:ind w:left="1008" w:hanging="1008"/>
      </w:pPr>
      <w:rPr>
        <w:rFonts w:hint="eastAsia"/>
      </w:rPr>
    </w:lvl>
    <w:lvl w:ilvl="5">
      <w:start w:val="1"/>
      <w:numFmt w:val="decimal"/>
      <w:pStyle w:val="6"/>
      <w:lvlText w:val="%1.%2.%3.%4.%5.%6"/>
      <w:lvlJc w:val="left"/>
      <w:pPr>
        <w:tabs>
          <w:tab w:val="left" w:pos="1152"/>
        </w:tabs>
        <w:ind w:left="1152" w:hanging="1152"/>
      </w:pPr>
      <w:rPr>
        <w:rFonts w:hint="eastAsia"/>
      </w:rPr>
    </w:lvl>
    <w:lvl w:ilvl="6">
      <w:start w:val="1"/>
      <w:numFmt w:val="decimal"/>
      <w:pStyle w:val="7"/>
      <w:lvlText w:val="%1.%2.%3.%4.%5.%6.%7"/>
      <w:lvlJc w:val="left"/>
      <w:pPr>
        <w:tabs>
          <w:tab w:val="left" w:pos="1296"/>
        </w:tabs>
        <w:ind w:left="1296" w:hanging="1296"/>
      </w:pPr>
      <w:rPr>
        <w:rFonts w:hint="eastAsia"/>
      </w:rPr>
    </w:lvl>
    <w:lvl w:ilvl="7">
      <w:start w:val="1"/>
      <w:numFmt w:val="decimal"/>
      <w:pStyle w:val="8"/>
      <w:lvlText w:val="%1.%2.%3.%4.%5.%6.%7.%8"/>
      <w:lvlJc w:val="left"/>
      <w:pPr>
        <w:tabs>
          <w:tab w:val="left" w:pos="1440"/>
        </w:tabs>
        <w:ind w:left="1440" w:hanging="1440"/>
      </w:pPr>
      <w:rPr>
        <w:rFonts w:hint="eastAsia"/>
      </w:rPr>
    </w:lvl>
    <w:lvl w:ilvl="8">
      <w:start w:val="1"/>
      <w:numFmt w:val="decimal"/>
      <w:pStyle w:val="9"/>
      <w:lvlText w:val="%1.%2.%3.%4.%5.%6.%7.%8.%9"/>
      <w:lvlJc w:val="left"/>
      <w:pPr>
        <w:tabs>
          <w:tab w:val="left" w:pos="1584"/>
        </w:tabs>
        <w:ind w:left="1584" w:hanging="1584"/>
      </w:pPr>
      <w:rPr>
        <w:rFonts w:hint="eastAsia"/>
      </w:r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1"/>
  </w:num>
  <w:num w:numId="5">
    <w:abstractNumId w:val="3"/>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evenAndOddHeaders/>
  <w:drawingGridHorizontalSpacing w:val="57"/>
  <w:drawingGridVerticalSpacing w:val="57"/>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2783"/>
    <w:rsid w:val="00020773"/>
    <w:rsid w:val="00022783"/>
    <w:rsid w:val="000767E6"/>
    <w:rsid w:val="000C6650"/>
    <w:rsid w:val="000E0054"/>
    <w:rsid w:val="00180491"/>
    <w:rsid w:val="001F089F"/>
    <w:rsid w:val="00243D9B"/>
    <w:rsid w:val="002A79C5"/>
    <w:rsid w:val="00320390"/>
    <w:rsid w:val="00321BBF"/>
    <w:rsid w:val="00336ED2"/>
    <w:rsid w:val="00342A06"/>
    <w:rsid w:val="0037723E"/>
    <w:rsid w:val="003B51C6"/>
    <w:rsid w:val="003C1408"/>
    <w:rsid w:val="003D0E6B"/>
    <w:rsid w:val="003D1795"/>
    <w:rsid w:val="004102C1"/>
    <w:rsid w:val="0044099B"/>
    <w:rsid w:val="00473A46"/>
    <w:rsid w:val="004916BD"/>
    <w:rsid w:val="004B306F"/>
    <w:rsid w:val="005626D0"/>
    <w:rsid w:val="00585850"/>
    <w:rsid w:val="006005E6"/>
    <w:rsid w:val="006566FD"/>
    <w:rsid w:val="00664EDD"/>
    <w:rsid w:val="00665C06"/>
    <w:rsid w:val="006847BC"/>
    <w:rsid w:val="0077523B"/>
    <w:rsid w:val="00780862"/>
    <w:rsid w:val="007E5A9F"/>
    <w:rsid w:val="0080218A"/>
    <w:rsid w:val="00844E40"/>
    <w:rsid w:val="00902E9E"/>
    <w:rsid w:val="00933D0F"/>
    <w:rsid w:val="00A5340C"/>
    <w:rsid w:val="00B6254E"/>
    <w:rsid w:val="00B66E9E"/>
    <w:rsid w:val="00C11969"/>
    <w:rsid w:val="00C63E0E"/>
    <w:rsid w:val="00CE6E14"/>
    <w:rsid w:val="00D32BDC"/>
    <w:rsid w:val="00DD710B"/>
    <w:rsid w:val="00E0554E"/>
    <w:rsid w:val="00E22D68"/>
    <w:rsid w:val="00E606A4"/>
    <w:rsid w:val="00E85655"/>
    <w:rsid w:val="00ED62E9"/>
    <w:rsid w:val="00ED7D19"/>
    <w:rsid w:val="00F25086"/>
    <w:rsid w:val="00F953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DCE84BC"/>
  <w15:docId w15:val="{75A352E6-E401-4391-877C-66703EDAB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note text" w:semiHidden="1" w:qFormat="1"/>
    <w:lsdException w:name="footer" w:qFormat="1"/>
    <w:lsdException w:name="caption" w:unhideWhenUsed="1" w:qFormat="1"/>
    <w:lsdException w:name="annotation reference" w:semiHidden="1"/>
    <w:lsdException w:name="page number" w:qFormat="1"/>
    <w:lsdException w:name="Title" w:qFormat="1"/>
    <w:lsdException w:name="Default Paragraph Font" w:semiHidden="1" w:uiPriority="1" w:unhideWhenUsed="1"/>
    <w:lsdException w:name="Body Text"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ind w:firstLineChars="200" w:firstLine="200"/>
      <w:jc w:val="both"/>
    </w:pPr>
    <w:rPr>
      <w:kern w:val="2"/>
      <w:sz w:val="18"/>
      <w:szCs w:val="24"/>
    </w:rPr>
  </w:style>
  <w:style w:type="paragraph" w:styleId="1">
    <w:name w:val="heading 1"/>
    <w:basedOn w:val="a"/>
    <w:next w:val="a0"/>
    <w:qFormat/>
    <w:pPr>
      <w:keepNext/>
      <w:keepLines/>
      <w:numPr>
        <w:numId w:val="1"/>
      </w:numPr>
      <w:tabs>
        <w:tab w:val="left" w:pos="318"/>
      </w:tabs>
      <w:overflowPunct w:val="0"/>
      <w:adjustRightInd w:val="0"/>
      <w:spacing w:before="160" w:after="160"/>
      <w:ind w:firstLineChars="0"/>
      <w:jc w:val="left"/>
      <w:textAlignment w:val="baseline"/>
      <w:outlineLvl w:val="0"/>
    </w:pPr>
    <w:rPr>
      <w:rFonts w:eastAsia="黑体"/>
      <w:b/>
      <w:kern w:val="0"/>
      <w:szCs w:val="20"/>
    </w:rPr>
  </w:style>
  <w:style w:type="paragraph" w:styleId="2">
    <w:name w:val="heading 2"/>
    <w:basedOn w:val="a"/>
    <w:next w:val="a0"/>
    <w:qFormat/>
    <w:pPr>
      <w:keepNext/>
      <w:keepLines/>
      <w:numPr>
        <w:ilvl w:val="1"/>
        <w:numId w:val="1"/>
      </w:numPr>
      <w:tabs>
        <w:tab w:val="left" w:pos="414"/>
      </w:tabs>
      <w:overflowPunct w:val="0"/>
      <w:autoSpaceDE w:val="0"/>
      <w:autoSpaceDN w:val="0"/>
      <w:adjustRightInd w:val="0"/>
      <w:spacing w:beforeLines="25" w:before="25" w:afterLines="25" w:after="25"/>
      <w:ind w:firstLineChars="0"/>
      <w:jc w:val="left"/>
      <w:textAlignment w:val="baseline"/>
      <w:outlineLvl w:val="1"/>
    </w:pPr>
    <w:rPr>
      <w:rFonts w:eastAsia="黑体"/>
      <w:b/>
      <w:kern w:val="0"/>
      <w:szCs w:val="20"/>
    </w:rPr>
  </w:style>
  <w:style w:type="paragraph" w:styleId="3">
    <w:name w:val="heading 3"/>
    <w:basedOn w:val="a"/>
    <w:next w:val="a0"/>
    <w:qFormat/>
    <w:pPr>
      <w:keepNext/>
      <w:keepLines/>
      <w:numPr>
        <w:ilvl w:val="2"/>
        <w:numId w:val="1"/>
      </w:numPr>
      <w:tabs>
        <w:tab w:val="left" w:pos="561"/>
      </w:tabs>
      <w:overflowPunct w:val="0"/>
      <w:ind w:left="278" w:firstLineChars="0"/>
      <w:jc w:val="left"/>
      <w:outlineLvl w:val="2"/>
    </w:pPr>
    <w:rPr>
      <w:rFonts w:ascii="楷体" w:eastAsia="楷体" w:hAnsi="楷体"/>
      <w:szCs w:val="20"/>
    </w:rPr>
  </w:style>
  <w:style w:type="paragraph" w:styleId="4">
    <w:name w:val="heading 4"/>
    <w:basedOn w:val="a"/>
    <w:next w:val="a"/>
    <w:qFormat/>
    <w:pPr>
      <w:keepNext/>
      <w:keepLines/>
      <w:numPr>
        <w:ilvl w:val="3"/>
        <w:numId w:val="1"/>
      </w:numPr>
      <w:overflowPunct w:val="0"/>
      <w:ind w:firstLineChars="0"/>
      <w:jc w:val="left"/>
      <w:outlineLvl w:val="3"/>
    </w:pPr>
    <w:rPr>
      <w:rFonts w:ascii="Arial" w:eastAsia="黑体" w:hAnsi="Arial"/>
      <w:szCs w:val="20"/>
    </w:rPr>
  </w:style>
  <w:style w:type="paragraph" w:styleId="5">
    <w:name w:val="heading 5"/>
    <w:basedOn w:val="a"/>
    <w:next w:val="a"/>
    <w:qFormat/>
    <w:pPr>
      <w:keepNext/>
      <w:keepLines/>
      <w:numPr>
        <w:ilvl w:val="4"/>
        <w:numId w:val="1"/>
      </w:numPr>
      <w:overflowPunct w:val="0"/>
      <w:spacing w:before="280" w:after="290" w:line="376" w:lineRule="auto"/>
      <w:ind w:firstLineChars="0" w:firstLine="0"/>
      <w:outlineLvl w:val="4"/>
    </w:pPr>
    <w:rPr>
      <w:b/>
      <w:sz w:val="28"/>
      <w:szCs w:val="20"/>
    </w:rPr>
  </w:style>
  <w:style w:type="paragraph" w:styleId="6">
    <w:name w:val="heading 6"/>
    <w:basedOn w:val="a"/>
    <w:next w:val="a"/>
    <w:qFormat/>
    <w:pPr>
      <w:keepNext/>
      <w:keepLines/>
      <w:numPr>
        <w:ilvl w:val="5"/>
        <w:numId w:val="1"/>
      </w:numPr>
      <w:overflowPunct w:val="0"/>
      <w:spacing w:before="240" w:after="64"/>
      <w:ind w:firstLineChars="0" w:firstLine="0"/>
      <w:jc w:val="left"/>
      <w:outlineLvl w:val="5"/>
    </w:pPr>
    <w:rPr>
      <w:szCs w:val="20"/>
    </w:rPr>
  </w:style>
  <w:style w:type="paragraph" w:styleId="7">
    <w:name w:val="heading 7"/>
    <w:basedOn w:val="a"/>
    <w:next w:val="a"/>
    <w:qFormat/>
    <w:pPr>
      <w:keepNext/>
      <w:keepLines/>
      <w:numPr>
        <w:ilvl w:val="6"/>
        <w:numId w:val="1"/>
      </w:numPr>
      <w:overflowPunct w:val="0"/>
      <w:spacing w:before="240" w:after="64" w:line="320" w:lineRule="auto"/>
      <w:ind w:firstLineChars="0" w:firstLine="0"/>
      <w:outlineLvl w:val="6"/>
    </w:pPr>
    <w:rPr>
      <w:b/>
      <w:sz w:val="24"/>
      <w:szCs w:val="20"/>
    </w:rPr>
  </w:style>
  <w:style w:type="paragraph" w:styleId="8">
    <w:name w:val="heading 8"/>
    <w:basedOn w:val="a"/>
    <w:next w:val="a"/>
    <w:qFormat/>
    <w:pPr>
      <w:keepNext/>
      <w:keepLines/>
      <w:numPr>
        <w:ilvl w:val="7"/>
        <w:numId w:val="1"/>
      </w:numPr>
      <w:overflowPunct w:val="0"/>
      <w:spacing w:before="240" w:after="64" w:line="320" w:lineRule="auto"/>
      <w:ind w:firstLineChars="0" w:firstLine="0"/>
      <w:outlineLvl w:val="7"/>
    </w:pPr>
    <w:rPr>
      <w:rFonts w:ascii="Arial" w:eastAsia="黑体" w:hAnsi="Arial"/>
      <w:sz w:val="24"/>
      <w:szCs w:val="20"/>
    </w:rPr>
  </w:style>
  <w:style w:type="paragraph" w:styleId="9">
    <w:name w:val="heading 9"/>
    <w:basedOn w:val="a"/>
    <w:next w:val="a"/>
    <w:qFormat/>
    <w:pPr>
      <w:keepNext/>
      <w:keepLines/>
      <w:numPr>
        <w:ilvl w:val="8"/>
        <w:numId w:val="1"/>
      </w:numPr>
      <w:overflowPunct w:val="0"/>
      <w:spacing w:before="240" w:after="64" w:line="320" w:lineRule="auto"/>
      <w:ind w:firstLineChars="0" w:firstLine="0"/>
      <w:outlineLvl w:val="8"/>
    </w:pPr>
    <w:rPr>
      <w:rFonts w:ascii="Arial" w:eastAsia="黑体" w:hAnsi="Arial"/>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after="120"/>
    </w:pPr>
  </w:style>
  <w:style w:type="paragraph" w:styleId="a4">
    <w:name w:val="annotation subject"/>
    <w:basedOn w:val="a5"/>
    <w:next w:val="a5"/>
    <w:semiHidden/>
    <w:qFormat/>
    <w:rPr>
      <w:b/>
      <w:bCs/>
    </w:rPr>
  </w:style>
  <w:style w:type="paragraph" w:styleId="a5">
    <w:name w:val="annotation text"/>
    <w:basedOn w:val="a"/>
    <w:pPr>
      <w:jc w:val="left"/>
    </w:pPr>
  </w:style>
  <w:style w:type="paragraph" w:styleId="a6">
    <w:name w:val="caption"/>
    <w:basedOn w:val="a"/>
    <w:next w:val="a"/>
    <w:unhideWhenUsed/>
    <w:qFormat/>
    <w:rPr>
      <w:rFonts w:ascii="Cambria" w:eastAsia="黑体" w:hAnsi="Cambria"/>
      <w:sz w:val="20"/>
      <w:szCs w:val="20"/>
    </w:rPr>
  </w:style>
  <w:style w:type="paragraph" w:styleId="a7">
    <w:name w:val="Balloon Text"/>
    <w:basedOn w:val="a"/>
    <w:semiHidden/>
    <w:qFormat/>
    <w:rPr>
      <w:szCs w:val="18"/>
    </w:rPr>
  </w:style>
  <w:style w:type="paragraph" w:styleId="a8">
    <w:name w:val="footer"/>
    <w:basedOn w:val="a"/>
    <w:qFormat/>
    <w:pPr>
      <w:tabs>
        <w:tab w:val="center" w:pos="4153"/>
        <w:tab w:val="right" w:pos="8306"/>
      </w:tabs>
      <w:snapToGrid w:val="0"/>
      <w:jc w:val="left"/>
    </w:pPr>
    <w:rPr>
      <w:szCs w:val="18"/>
    </w:rPr>
  </w:style>
  <w:style w:type="paragraph" w:styleId="a9">
    <w:name w:val="header"/>
    <w:basedOn w:val="a"/>
    <w:pPr>
      <w:pBdr>
        <w:bottom w:val="single" w:sz="6" w:space="1" w:color="auto"/>
      </w:pBdr>
      <w:tabs>
        <w:tab w:val="center" w:pos="4153"/>
        <w:tab w:val="right" w:pos="8306"/>
      </w:tabs>
      <w:snapToGrid w:val="0"/>
      <w:jc w:val="center"/>
    </w:pPr>
    <w:rPr>
      <w:szCs w:val="18"/>
    </w:rPr>
  </w:style>
  <w:style w:type="paragraph" w:styleId="aa">
    <w:name w:val="footnote text"/>
    <w:basedOn w:val="a"/>
    <w:next w:val="a"/>
    <w:semiHidden/>
    <w:qFormat/>
    <w:pPr>
      <w:tabs>
        <w:tab w:val="left" w:pos="465"/>
      </w:tabs>
      <w:overflowPunct w:val="0"/>
      <w:snapToGrid w:val="0"/>
      <w:spacing w:before="120" w:line="312" w:lineRule="auto"/>
      <w:ind w:firstLineChars="267" w:firstLine="267"/>
    </w:pPr>
    <w:rPr>
      <w:sz w:val="15"/>
      <w:szCs w:val="20"/>
    </w:rPr>
  </w:style>
  <w:style w:type="character" w:styleId="ab">
    <w:name w:val="page number"/>
    <w:basedOn w:val="a1"/>
    <w:qFormat/>
  </w:style>
  <w:style w:type="character" w:styleId="ac">
    <w:name w:val="Hyperlink"/>
    <w:qFormat/>
    <w:rPr>
      <w:color w:val="0000FF"/>
      <w:u w:val="single"/>
    </w:rPr>
  </w:style>
  <w:style w:type="character" w:styleId="ad">
    <w:name w:val="annotation reference"/>
    <w:semiHidden/>
    <w:rPr>
      <w:sz w:val="21"/>
      <w:szCs w:val="21"/>
    </w:rPr>
  </w:style>
  <w:style w:type="table" w:styleId="ae">
    <w:name w:val="Table Grid"/>
    <w:basedOn w:val="a2"/>
    <w:uiPriority w:val="59"/>
    <w:qFormat/>
    <w:pPr>
      <w:widowControl w:val="0"/>
      <w:overflowPunct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单位"/>
    <w:pPr>
      <w:ind w:left="70" w:hangingChars="70" w:hanging="70"/>
      <w:jc w:val="both"/>
    </w:pPr>
    <w:rPr>
      <w:sz w:val="17"/>
    </w:rPr>
  </w:style>
  <w:style w:type="paragraph" w:customStyle="1" w:styleId="af0">
    <w:name w:val="摘要"/>
    <w:basedOn w:val="a0"/>
    <w:next w:val="af1"/>
    <w:pPr>
      <w:tabs>
        <w:tab w:val="left" w:pos="798"/>
      </w:tabs>
      <w:overflowPunct w:val="0"/>
      <w:adjustRightInd w:val="0"/>
      <w:spacing w:after="0"/>
    </w:pPr>
    <w:rPr>
      <w:rFonts w:eastAsia="楷体_GB2312"/>
      <w:snapToGrid w:val="0"/>
      <w:szCs w:val="20"/>
    </w:rPr>
  </w:style>
  <w:style w:type="paragraph" w:customStyle="1" w:styleId="af1">
    <w:name w:val="关键词"/>
    <w:basedOn w:val="af0"/>
    <w:next w:val="af2"/>
    <w:pPr>
      <w:ind w:left="429" w:hangingChars="429" w:hanging="429"/>
    </w:pPr>
  </w:style>
  <w:style w:type="paragraph" w:customStyle="1" w:styleId="af2">
    <w:name w:val="分类号"/>
    <w:basedOn w:val="a"/>
    <w:next w:val="a0"/>
    <w:pPr>
      <w:widowControl/>
      <w:tabs>
        <w:tab w:val="left" w:pos="1233"/>
      </w:tabs>
      <w:spacing w:after="320"/>
    </w:pPr>
    <w:rPr>
      <w:rFonts w:eastAsia="黑体"/>
      <w:iCs/>
      <w:kern w:val="0"/>
      <w:szCs w:val="20"/>
    </w:rPr>
  </w:style>
  <w:style w:type="paragraph" w:customStyle="1" w:styleId="DepartCorrespond">
    <w:name w:val="Depart.Correspond"/>
    <w:basedOn w:val="af"/>
    <w:qFormat/>
    <w:pPr>
      <w:ind w:left="66" w:hangingChars="66" w:hanging="66"/>
    </w:pPr>
    <w:rPr>
      <w:iCs/>
      <w:sz w:val="16"/>
    </w:rPr>
  </w:style>
  <w:style w:type="paragraph" w:customStyle="1" w:styleId="10">
    <w:name w:val="标题1"/>
    <w:basedOn w:val="a"/>
    <w:next w:val="Name"/>
    <w:qFormat/>
    <w:pPr>
      <w:keepNext/>
      <w:keepLines/>
      <w:overflowPunct w:val="0"/>
      <w:snapToGrid w:val="0"/>
      <w:spacing w:before="240" w:after="100"/>
      <w:outlineLvl w:val="0"/>
    </w:pPr>
    <w:rPr>
      <w:rFonts w:eastAsia="黑体"/>
      <w:b/>
      <w:sz w:val="24"/>
      <w:szCs w:val="20"/>
    </w:rPr>
  </w:style>
  <w:style w:type="paragraph" w:customStyle="1" w:styleId="Name">
    <w:name w:val="Name"/>
    <w:basedOn w:val="a"/>
    <w:next w:val="DepartCorrespond"/>
    <w:qFormat/>
    <w:pPr>
      <w:keepNext/>
      <w:overflowPunct w:val="0"/>
      <w:spacing w:before="220" w:after="180" w:line="0" w:lineRule="atLeast"/>
      <w:jc w:val="left"/>
    </w:pPr>
    <w:rPr>
      <w:szCs w:val="20"/>
    </w:rPr>
  </w:style>
  <w:style w:type="paragraph" w:customStyle="1" w:styleId="Textof">
    <w:name w:val="Text of 中文参考文献"/>
    <w:basedOn w:val="a"/>
    <w:qFormat/>
    <w:pPr>
      <w:widowControl/>
      <w:tabs>
        <w:tab w:val="left" w:pos="346"/>
      </w:tabs>
      <w:spacing w:line="260" w:lineRule="exact"/>
      <w:ind w:left="258" w:hangingChars="258" w:hanging="258"/>
    </w:pPr>
    <w:rPr>
      <w:kern w:val="0"/>
      <w:sz w:val="15"/>
      <w:szCs w:val="20"/>
    </w:rPr>
  </w:style>
  <w:style w:type="paragraph" w:customStyle="1" w:styleId="address">
    <w:name w:val="address"/>
    <w:basedOn w:val="a"/>
    <w:next w:val="a"/>
    <w:qFormat/>
    <w:pPr>
      <w:widowControl/>
      <w:ind w:firstLine="227"/>
      <w:jc w:val="center"/>
    </w:pPr>
    <w:rPr>
      <w:rFonts w:ascii="Times" w:hAnsi="Times"/>
      <w:kern w:val="0"/>
      <w:szCs w:val="20"/>
    </w:rPr>
  </w:style>
  <w:style w:type="character" w:customStyle="1" w:styleId="hps">
    <w:name w:val="hps"/>
    <w:qFormat/>
  </w:style>
  <w:style w:type="paragraph" w:customStyle="1" w:styleId="CharCharCharCharCharChar1Char">
    <w:name w:val="Char Char Char Char Char Char1 Char"/>
    <w:basedOn w:val="a"/>
    <w:qFormat/>
    <w:pPr>
      <w:widowControl/>
      <w:spacing w:after="160" w:line="240" w:lineRule="exact"/>
      <w:ind w:firstLineChars="0" w:firstLine="0"/>
      <w:jc w:val="left"/>
    </w:pPr>
    <w:rPr>
      <w:sz w:val="21"/>
      <w:szCs w:val="20"/>
    </w:rPr>
  </w:style>
  <w:style w:type="character" w:customStyle="1" w:styleId="Char">
    <w:name w:val="正在文 Char"/>
    <w:qFormat/>
    <w:rPr>
      <w:rFonts w:eastAsia="宋体"/>
      <w:kern w:val="2"/>
      <w:sz w:val="24"/>
      <w:szCs w:val="24"/>
      <w:lang w:val="en-US" w:eastAsia="zh-CN" w:bidi="ar-SA"/>
    </w:rPr>
  </w:style>
  <w:style w:type="paragraph" w:customStyle="1" w:styleId="11">
    <w:name w:val="列出段落1"/>
    <w:basedOn w:val="a"/>
    <w:uiPriority w:val="34"/>
    <w:qFormat/>
    <w:pPr>
      <w:ind w:firstLine="420"/>
    </w:pPr>
  </w:style>
  <w:style w:type="paragraph" w:styleId="af3">
    <w:name w:val="List Paragraph"/>
    <w:basedOn w:val="a"/>
    <w:uiPriority w:val="99"/>
    <w:rsid w:val="00902E9E"/>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2.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4.png"/><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image" Target="media/image10.jpeg"/><Relationship Id="rId17" Type="http://schemas.openxmlformats.org/officeDocument/2006/relationships/footer" Target="footer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header" Target="header5.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20.jpeg"/><Relationship Id="rId18" Type="http://schemas.openxmlformats.org/officeDocument/2006/relationships/header" Target="header3.xml"/><Relationship Id="rId39"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0E51492-BCA3-4EEC-89AA-94C891D6E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1</Pages>
  <Words>3256</Words>
  <Characters>18563</Characters>
  <Application>Microsoft Office Word</Application>
  <DocSecurity>0</DocSecurity>
  <Lines>154</Lines>
  <Paragraphs>43</Paragraphs>
  <ScaleCrop>false</ScaleCrop>
  <Company>湖州师范学院</Company>
  <LinksUpToDate>false</LinksUpToDate>
  <CharactersWithSpaces>21776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中文题目</dc:title>
  <dc:creator>微软用户</dc:creator>
  <cp:lastModifiedBy>zhexian zhang</cp:lastModifiedBy>
  <cp:revision>22</cp:revision>
  <dcterms:created xsi:type="dcterms:W3CDTF">2018-03-20T07:24:00Z</dcterms:created>
  <dcterms:modified xsi:type="dcterms:W3CDTF">2018-03-24T00:22:00Z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2052-8.2.1</vt:lpwstr>
  </property>
</Properties>
</file>