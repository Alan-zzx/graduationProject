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8AB" w:rsidRDefault="00DE48AB" w:rsidP="00DE48AB">
      <w:pPr>
        <w:spacing w:line="360" w:lineRule="auto"/>
        <w:ind w:firstLine="883"/>
        <w:rPr>
          <w:rFonts w:hint="eastAsia"/>
          <w:b/>
          <w:sz w:val="44"/>
          <w:szCs w:val="96"/>
        </w:rPr>
      </w:pPr>
    </w:p>
    <w:p w:rsidR="000D5152" w:rsidRDefault="000D5152" w:rsidP="000D5152">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2C8AA8" id="组合 32" o:spid="_x0000_s1026" style="position:absolute;left:0;text-align:left;margin-left:54pt;margin-top:23.4pt;width:297pt;height:45pt;z-index:251659264"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校名"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">
                  <v:imagedata r:id="rId10" o:title="校名"/>
                </v:shape>
                <v:shape id="图片 4" o:spid="_x0000_s1028" type="#_x0000_t75" alt="2014红校标"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">
                  <v:imagedata r:id="rId11" o:title="2014红校标"/>
                </v:shape>
              </v:group>
            </w:pict>
          </mc:Fallback>
        </mc:AlternateContent>
      </w:r>
    </w:p>
    <w:p w:rsidR="000D5152" w:rsidRDefault="000D5152" w:rsidP="000D5152">
      <w:pPr>
        <w:spacing w:line="360" w:lineRule="auto"/>
        <w:ind w:firstLine="883"/>
        <w:jc w:val="center"/>
        <w:rPr>
          <w:b/>
          <w:sz w:val="44"/>
          <w:szCs w:val="96"/>
        </w:rPr>
      </w:pPr>
    </w:p>
    <w:p w:rsidR="000D5152" w:rsidRDefault="000D5152" w:rsidP="000D5152">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614C78">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DE48AB" w:rsidRDefault="00DE48AB" w:rsidP="00614C78">
      <w:pPr>
        <w:spacing w:line="360" w:lineRule="auto"/>
        <w:ind w:firstLineChars="1012" w:firstLine="3251"/>
        <w:jc w:val="left"/>
        <w:rPr>
          <w:rFonts w:ascii="仿宋_GB2312" w:eastAsia="仿宋_GB2312"/>
          <w:b/>
          <w:bCs/>
          <w:sz w:val="32"/>
          <w:u w:val="single"/>
        </w:rPr>
      </w:pPr>
      <w:r w:rsidRPr="003844DC">
        <w:rPr>
          <w:rFonts w:ascii="仿宋_GB2312" w:eastAsia="仿宋_GB2312"/>
          <w:b/>
          <w:bCs/>
          <w:sz w:val="32"/>
          <w:u w:val="single"/>
        </w:rPr>
        <w:t>operation management system</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sidRPr="003844DC">
        <w:rPr>
          <w:rFonts w:ascii="仿宋_GB2312" w:eastAsia="仿宋_GB2312" w:hint="eastAsia"/>
          <w:b/>
          <w:bCs/>
          <w:sz w:val="32"/>
          <w:u w:val="single"/>
        </w:rPr>
        <w:t xml:space="preserve"> </w:t>
      </w:r>
      <w:r>
        <w:rPr>
          <w:rFonts w:ascii="仿宋_GB2312" w:eastAsia="仿宋_GB2312" w:hint="eastAsia"/>
          <w:b/>
          <w:bCs/>
          <w:sz w:val="32"/>
          <w:u w:val="single"/>
        </w:rPr>
        <w:t xml:space="preserve">张哲先 </w:t>
      </w:r>
      <w:r w:rsidR="00A86F00" w:rsidRPr="00A86F00">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2014082411</w:t>
      </w:r>
      <w:r w:rsidR="00A86F00">
        <w:rPr>
          <w:rFonts w:ascii="仿宋_GB2312" w:eastAsia="仿宋_GB2312"/>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计算机科学与技术</w:t>
      </w:r>
      <w:r w:rsidR="00F53740">
        <w:rPr>
          <w:rFonts w:ascii="仿宋_GB2312" w:eastAsia="仿宋_GB2312" w:hint="eastAsia"/>
          <w:b/>
          <w:bCs/>
          <w:sz w:val="32"/>
          <w:u w:val="single"/>
        </w:rPr>
        <w:t xml:space="preserve">         </w:t>
      </w:r>
    </w:p>
    <w:p w:rsidR="00DE48AB" w:rsidRPr="00F53740"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sidR="00F53740">
        <w:rPr>
          <w:rFonts w:ascii="仿宋_GB2312" w:eastAsia="仿宋_GB2312" w:hint="eastAsia"/>
          <w:b/>
          <w:bCs/>
          <w:sz w:val="32"/>
          <w:u w:val="single"/>
        </w:rPr>
        <w:t xml:space="preserve"> </w:t>
      </w:r>
      <w:r w:rsidR="00614C78">
        <w:rPr>
          <w:rFonts w:ascii="仿宋_GB2312" w:eastAsia="仿宋_GB2312"/>
          <w:b/>
          <w:bCs/>
          <w:sz w:val="32"/>
          <w:u w:val="single"/>
        </w:rPr>
        <w:t xml:space="preserve"> </w:t>
      </w:r>
      <w:r w:rsidR="00614C78">
        <w:rPr>
          <w:rFonts w:ascii="仿宋_GB2312" w:eastAsia="仿宋_GB2312" w:hint="eastAsia"/>
          <w:b/>
          <w:bCs/>
          <w:sz w:val="32"/>
          <w:u w:val="single"/>
        </w:rPr>
        <w:t>副教授</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szCs w:val="32"/>
        </w:rPr>
      </w:pPr>
    </w:p>
    <w:p w:rsidR="00DE48AB" w:rsidRDefault="00DE48AB" w:rsidP="00DE48AB">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DE48AB" w:rsidRDefault="00DE48AB" w:rsidP="00DE48AB">
      <w:pPr>
        <w:spacing w:line="360" w:lineRule="auto"/>
        <w:ind w:firstLine="643"/>
        <w:rPr>
          <w:b/>
          <w:bCs/>
          <w:sz w:val="32"/>
        </w:rPr>
      </w:pPr>
    </w:p>
    <w:p w:rsidR="000D5152" w:rsidRDefault="000D5152" w:rsidP="000D5152">
      <w:pPr>
        <w:ind w:firstLineChars="0" w:firstLine="0"/>
        <w:rPr>
          <w:b/>
          <w:sz w:val="44"/>
          <w:szCs w:val="44"/>
        </w:rPr>
      </w:pPr>
    </w:p>
    <w:p w:rsidR="00492B10" w:rsidRPr="000D5152" w:rsidRDefault="00DE48AB" w:rsidP="000D5152">
      <w:pPr>
        <w:ind w:firstLineChars="0" w:firstLine="0"/>
        <w:jc w:val="center"/>
        <w:rPr>
          <w:rFonts w:ascii="黑体" w:eastAsia="黑体" w:hAnsi="黑体"/>
          <w:sz w:val="36"/>
          <w:szCs w:val="36"/>
        </w:rPr>
      </w:pPr>
      <w:r w:rsidRPr="000D5152">
        <w:rPr>
          <w:rFonts w:ascii="黑体" w:eastAsia="黑体" w:hint="eastAsia"/>
          <w:sz w:val="36"/>
          <w:szCs w:val="36"/>
        </w:rPr>
        <w:lastRenderedPageBreak/>
        <w:t>云总机</w:t>
      </w:r>
      <w:r w:rsidRPr="000D5152">
        <w:rPr>
          <w:rFonts w:ascii="黑体" w:eastAsia="黑体"/>
          <w:sz w:val="36"/>
          <w:szCs w:val="36"/>
        </w:rPr>
        <w:t>运营管理系统</w:t>
      </w:r>
    </w:p>
    <w:p w:rsidR="00492B10" w:rsidRPr="00AC0B61" w:rsidRDefault="00492B10" w:rsidP="00492B10">
      <w:pPr>
        <w:pStyle w:val="a6"/>
        <w:ind w:left="119" w:hanging="119"/>
        <w:jc w:val="center"/>
      </w:pPr>
    </w:p>
    <w:p w:rsidR="00492B10" w:rsidRPr="00904B1F" w:rsidRDefault="00492B10" w:rsidP="000D5152">
      <w:pPr>
        <w:pStyle w:val="a6"/>
        <w:ind w:left="69" w:hangingChars="33" w:hanging="69"/>
        <w:jc w:val="center"/>
        <w:rPr>
          <w:rFonts w:ascii="楷体" w:eastAsia="楷体" w:hAnsi="楷体"/>
          <w:sz w:val="21"/>
          <w:szCs w:val="21"/>
        </w:rPr>
      </w:pPr>
      <w:r w:rsidRPr="00904B1F">
        <w:rPr>
          <w:rFonts w:ascii="楷体" w:eastAsia="楷体" w:hAnsi="楷体" w:hint="eastAsia"/>
          <w:sz w:val="21"/>
          <w:szCs w:val="21"/>
        </w:rPr>
        <w:t>作者：</w:t>
      </w:r>
      <w:r w:rsidR="00DE48AB">
        <w:rPr>
          <w:rFonts w:ascii="楷体" w:eastAsia="楷体" w:hAnsi="楷体" w:hint="eastAsia"/>
          <w:sz w:val="21"/>
          <w:szCs w:val="21"/>
        </w:rPr>
        <w:t>张哲先</w:t>
      </w:r>
    </w:p>
    <w:p w:rsidR="00492B10" w:rsidRPr="00904B1F" w:rsidRDefault="00492B10" w:rsidP="00492B10">
      <w:pPr>
        <w:pStyle w:val="a6"/>
        <w:ind w:left="147" w:hanging="147"/>
        <w:jc w:val="center"/>
        <w:rPr>
          <w:rFonts w:ascii="楷体" w:eastAsia="楷体" w:hAnsi="楷体"/>
          <w:sz w:val="21"/>
          <w:szCs w:val="21"/>
        </w:rPr>
      </w:pPr>
      <w:r w:rsidRPr="00904B1F">
        <w:rPr>
          <w:rFonts w:ascii="楷体" w:eastAsia="楷体" w:hAnsi="楷体" w:hint="eastAsia"/>
          <w:sz w:val="21"/>
          <w:szCs w:val="21"/>
        </w:rPr>
        <w:t>指导教师：</w:t>
      </w:r>
      <w:r w:rsidR="00DE48AB">
        <w:rPr>
          <w:rFonts w:ascii="楷体_GB2312" w:eastAsia="楷体_GB2312" w:hint="eastAsia"/>
          <w:sz w:val="21"/>
          <w:szCs w:val="21"/>
        </w:rPr>
        <w:t>楼俊纲</w:t>
      </w:r>
    </w:p>
    <w:p w:rsidR="00492B10" w:rsidRPr="009A4275" w:rsidRDefault="00492B10" w:rsidP="00492B10">
      <w:pPr>
        <w:pStyle w:val="a6"/>
        <w:ind w:left="119" w:hanging="119"/>
      </w:pPr>
    </w:p>
    <w:p w:rsidR="00492B10" w:rsidRDefault="00492B10" w:rsidP="00492B10">
      <w:pPr>
        <w:pStyle w:val="a6"/>
        <w:spacing w:line="240" w:lineRule="exact"/>
        <w:ind w:left="147" w:hanging="147"/>
        <w:jc w:val="center"/>
        <w:rPr>
          <w:rFonts w:ascii="仿宋_GB2312" w:eastAsia="仿宋_GB2312" w:hAnsi="宋体"/>
          <w:sz w:val="21"/>
          <w:szCs w:val="21"/>
        </w:rPr>
      </w:pPr>
      <w:r w:rsidRPr="000E13F0">
        <w:rPr>
          <w:rFonts w:ascii="仿宋_GB2312" w:eastAsia="仿宋_GB2312" w:hAnsi="宋体" w:hint="eastAsia"/>
          <w:sz w:val="21"/>
          <w:szCs w:val="21"/>
        </w:rPr>
        <w:t>（</w:t>
      </w:r>
      <w:r>
        <w:rPr>
          <w:rFonts w:ascii="仿宋_GB2312" w:eastAsia="仿宋_GB2312" w:hAnsi="宋体" w:hint="eastAsia"/>
          <w:sz w:val="21"/>
          <w:szCs w:val="21"/>
        </w:rPr>
        <w:t>湖州</w:t>
      </w:r>
      <w:r w:rsidRPr="000E13F0">
        <w:rPr>
          <w:rFonts w:ascii="仿宋_GB2312" w:eastAsia="仿宋_GB2312" w:hAnsi="宋体" w:hint="eastAsia"/>
          <w:sz w:val="21"/>
          <w:szCs w:val="21"/>
        </w:rPr>
        <w:t>师范</w:t>
      </w:r>
      <w:r>
        <w:rPr>
          <w:rFonts w:ascii="仿宋_GB2312" w:eastAsia="仿宋_GB2312" w:hAnsi="宋体" w:hint="eastAsia"/>
          <w:sz w:val="21"/>
          <w:szCs w:val="21"/>
        </w:rPr>
        <w:t>学院</w:t>
      </w:r>
      <w:r w:rsidR="00DE48AB">
        <w:rPr>
          <w:rFonts w:ascii="仿宋_GB2312" w:eastAsia="仿宋_GB2312" w:hAnsi="宋体" w:hint="eastAsia"/>
          <w:sz w:val="21"/>
          <w:szCs w:val="21"/>
        </w:rPr>
        <w:t>计算机科学</w:t>
      </w:r>
      <w:r w:rsidR="00DE48AB">
        <w:rPr>
          <w:rFonts w:ascii="仿宋_GB2312" w:eastAsia="仿宋_GB2312" w:hAnsi="宋体"/>
          <w:sz w:val="21"/>
          <w:szCs w:val="21"/>
        </w:rPr>
        <w:t>与技术</w:t>
      </w:r>
      <w:r w:rsidRPr="000E13F0">
        <w:rPr>
          <w:rFonts w:ascii="仿宋_GB2312" w:eastAsia="仿宋_GB2312" w:hAnsi="宋体" w:hint="eastAsia"/>
          <w:sz w:val="21"/>
          <w:szCs w:val="21"/>
        </w:rPr>
        <w:t xml:space="preserve">  </w:t>
      </w:r>
      <w:r w:rsidR="00DE48AB">
        <w:rPr>
          <w:rFonts w:ascii="仿宋_GB2312" w:eastAsia="仿宋_GB2312" w:hAnsi="宋体" w:hint="eastAsia"/>
          <w:sz w:val="21"/>
          <w:szCs w:val="21"/>
        </w:rPr>
        <w:t>201</w:t>
      </w:r>
      <w:r w:rsidR="00DE48AB">
        <w:rPr>
          <w:rFonts w:ascii="仿宋_GB2312" w:eastAsia="仿宋_GB2312" w:hAnsi="宋体"/>
          <w:sz w:val="21"/>
          <w:szCs w:val="21"/>
        </w:rPr>
        <w:t>4082411</w:t>
      </w:r>
      <w:r w:rsidRPr="000E13F0">
        <w:rPr>
          <w:rFonts w:ascii="仿宋_GB2312" w:eastAsia="仿宋_GB2312" w:hAnsi="宋体" w:hint="eastAsia"/>
          <w:sz w:val="21"/>
          <w:szCs w:val="21"/>
        </w:rPr>
        <w:t>）</w:t>
      </w:r>
      <w:r w:rsidRPr="00CF1FCE">
        <w:rPr>
          <w:rFonts w:ascii="仿宋_GB2312" w:eastAsia="仿宋_GB2312" w:hAnsi="宋体" w:hint="eastAsia"/>
          <w:sz w:val="21"/>
          <w:szCs w:val="21"/>
          <w:vertAlign w:val="superscript"/>
        </w:rPr>
        <w:t>1</w:t>
      </w:r>
    </w:p>
    <w:p w:rsidR="00492B10" w:rsidRPr="00A02EEC" w:rsidRDefault="00492B10" w:rsidP="00492B10">
      <w:pPr>
        <w:pStyle w:val="a6"/>
        <w:ind w:left="126" w:hanging="126"/>
        <w:jc w:val="center"/>
        <w:rPr>
          <w:rFonts w:ascii="楷体_GB2312" w:eastAsia="楷体_GB2312"/>
          <w:sz w:val="18"/>
          <w:szCs w:val="18"/>
        </w:rPr>
      </w:pPr>
      <w:r w:rsidRPr="00A02EEC">
        <w:rPr>
          <w:rFonts w:ascii="楷体_GB2312" w:eastAsia="楷体_GB2312" w:hint="eastAsia"/>
          <w:sz w:val="18"/>
          <w:szCs w:val="18"/>
        </w:rPr>
        <w:t xml:space="preserve"> </w:t>
      </w:r>
    </w:p>
    <w:p w:rsidR="00DE48AB" w:rsidRPr="00CA3F88" w:rsidRDefault="00DE48AB" w:rsidP="00DE48AB">
      <w:pPr>
        <w:pStyle w:val="a7"/>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sidRPr="00027E5C">
        <w:rPr>
          <w:rFonts w:ascii="楷体" w:eastAsia="楷体" w:hAnsi="楷体" w:hint="eastAsia"/>
        </w:rPr>
        <w:t>我国互联网</w:t>
      </w:r>
      <w:r w:rsidRPr="00027E5C">
        <w:rPr>
          <w:rFonts w:ascii="楷体" w:eastAsia="楷体" w:hAnsi="楷体"/>
        </w:rPr>
        <w:t>行业发展很快，多数</w:t>
      </w:r>
      <w:r w:rsidRPr="00027E5C">
        <w:rPr>
          <w:rFonts w:ascii="楷体" w:eastAsia="楷体" w:hAnsi="楷体" w:hint="eastAsia"/>
        </w:rPr>
        <w:t>传统</w:t>
      </w:r>
      <w:r w:rsidRPr="00027E5C">
        <w:rPr>
          <w:rFonts w:ascii="楷体" w:eastAsia="楷体" w:hAnsi="楷体"/>
        </w:rPr>
        <w:t>行业</w:t>
      </w:r>
      <w:r w:rsidRPr="00027E5C">
        <w:rPr>
          <w:rFonts w:ascii="楷体" w:eastAsia="楷体" w:hAnsi="楷体" w:hint="eastAsia"/>
        </w:rPr>
        <w:t>在新兴</w:t>
      </w:r>
      <w:r w:rsidRPr="00027E5C">
        <w:rPr>
          <w:rFonts w:ascii="楷体" w:eastAsia="楷体" w:hAnsi="楷体"/>
        </w:rPr>
        <w:t>互联网企业的冲击下，纷纷转型互联网企业，</w:t>
      </w:r>
      <w:r w:rsidRPr="00027E5C">
        <w:rPr>
          <w:rFonts w:ascii="楷体" w:eastAsia="楷体" w:hAnsi="楷体" w:hint="eastAsia"/>
        </w:rPr>
        <w:t>随之</w:t>
      </w:r>
      <w:r w:rsidRPr="00027E5C">
        <w:rPr>
          <w:rFonts w:ascii="楷体" w:eastAsia="楷体" w:hAnsi="楷体"/>
        </w:rPr>
        <w:t>而来的是如此众多的企业以及</w:t>
      </w:r>
      <w:r w:rsidRPr="00027E5C">
        <w:rPr>
          <w:rFonts w:ascii="楷体" w:eastAsia="楷体" w:hAnsi="楷体" w:hint="eastAsia"/>
        </w:rPr>
        <w:t>各种</w:t>
      </w:r>
      <w:r w:rsidRPr="00027E5C">
        <w:rPr>
          <w:rFonts w:ascii="楷体" w:eastAsia="楷体" w:hAnsi="楷体"/>
        </w:rPr>
        <w:t>产品</w:t>
      </w:r>
      <w:r w:rsidRPr="00027E5C">
        <w:rPr>
          <w:rFonts w:ascii="楷体" w:eastAsia="楷体" w:hAnsi="楷体" w:hint="eastAsia"/>
        </w:rPr>
        <w:t>的</w:t>
      </w:r>
      <w:r w:rsidRPr="00027E5C">
        <w:rPr>
          <w:rFonts w:ascii="楷体" w:eastAsia="楷体" w:hAnsi="楷体"/>
        </w:rPr>
        <w:t>售后服务</w:t>
      </w:r>
      <w:r w:rsidRPr="00027E5C">
        <w:rPr>
          <w:rFonts w:ascii="楷体" w:eastAsia="楷体" w:hAnsi="楷体" w:hint="eastAsia"/>
        </w:rPr>
        <w:t>问题</w:t>
      </w:r>
      <w:r w:rsidR="006177A9">
        <w:rPr>
          <w:rFonts w:ascii="楷体" w:eastAsia="楷体" w:hAnsi="楷体" w:hint="eastAsia"/>
        </w:rPr>
        <w:t>.</w:t>
      </w:r>
      <w:r w:rsidRPr="00027E5C">
        <w:rPr>
          <w:rFonts w:ascii="楷体" w:eastAsia="楷体" w:hAnsi="楷体" w:hint="eastAsia"/>
        </w:rPr>
        <w:t>企业</w:t>
      </w:r>
      <w:r w:rsidRPr="00027E5C">
        <w:rPr>
          <w:rFonts w:ascii="楷体" w:eastAsia="楷体" w:hAnsi="楷体"/>
        </w:rPr>
        <w:t>的售后服务团队</w:t>
      </w:r>
      <w:r w:rsidRPr="00027E5C">
        <w:rPr>
          <w:rFonts w:ascii="楷体" w:eastAsia="楷体" w:hAnsi="楷体" w:hint="eastAsia"/>
        </w:rPr>
        <w:t>最终决定</w:t>
      </w:r>
      <w:r w:rsidRPr="00027E5C">
        <w:rPr>
          <w:rFonts w:ascii="楷体" w:eastAsia="楷体" w:hAnsi="楷体"/>
        </w:rPr>
        <w:t>着产品的</w:t>
      </w:r>
      <w:r w:rsidRPr="00027E5C">
        <w:rPr>
          <w:rFonts w:ascii="楷体" w:eastAsia="楷体" w:hAnsi="楷体" w:hint="eastAsia"/>
        </w:rPr>
        <w:t>口碑</w:t>
      </w:r>
      <w:r w:rsidRPr="00027E5C">
        <w:rPr>
          <w:rFonts w:ascii="楷体" w:eastAsia="楷体" w:hAnsi="楷体"/>
        </w:rPr>
        <w:t>好坏</w:t>
      </w:r>
      <w:r w:rsidRPr="00027E5C">
        <w:rPr>
          <w:rFonts w:ascii="楷体" w:eastAsia="楷体" w:hAnsi="楷体" w:hint="eastAsia"/>
        </w:rPr>
        <w:t>，因此提高售后团队</w:t>
      </w:r>
      <w:r w:rsidRPr="00027E5C">
        <w:rPr>
          <w:rFonts w:ascii="楷体" w:eastAsia="楷体" w:hAnsi="楷体"/>
        </w:rPr>
        <w:t>在拨打和接听电话</w:t>
      </w:r>
      <w:r w:rsidRPr="00027E5C">
        <w:rPr>
          <w:rFonts w:ascii="楷体" w:eastAsia="楷体" w:hAnsi="楷体" w:hint="eastAsia"/>
        </w:rPr>
        <w:t>的</w:t>
      </w:r>
      <w:r w:rsidRPr="00027E5C">
        <w:rPr>
          <w:rFonts w:ascii="楷体" w:eastAsia="楷体" w:hAnsi="楷体"/>
        </w:rPr>
        <w:t>效率</w:t>
      </w:r>
      <w:r w:rsidRPr="00027E5C">
        <w:rPr>
          <w:rFonts w:ascii="楷体" w:eastAsia="楷体" w:hAnsi="楷体" w:hint="eastAsia"/>
        </w:rPr>
        <w:t>是</w:t>
      </w:r>
      <w:r w:rsidRPr="00027E5C">
        <w:rPr>
          <w:rFonts w:ascii="楷体" w:eastAsia="楷体" w:hAnsi="楷体"/>
        </w:rPr>
        <w:t>至关重要的，</w:t>
      </w:r>
      <w:r w:rsidRPr="00027E5C">
        <w:rPr>
          <w:rFonts w:ascii="楷体" w:eastAsia="楷体" w:hAnsi="楷体" w:hint="eastAsia"/>
        </w:rPr>
        <w:t>企业还可直接通过</w:t>
      </w:r>
      <w:r w:rsidRPr="00027E5C">
        <w:rPr>
          <w:rFonts w:ascii="楷体" w:eastAsia="楷体" w:hAnsi="楷体"/>
        </w:rPr>
        <w:t>数据直观的看到产品的售后动态等。</w:t>
      </w:r>
      <w:r w:rsidRPr="00027E5C">
        <w:rPr>
          <w:rFonts w:ascii="楷体" w:eastAsia="楷体" w:hAnsi="楷体" w:hint="eastAsia"/>
        </w:rPr>
        <w:t>同样</w:t>
      </w:r>
      <w:r w:rsidRPr="00027E5C">
        <w:rPr>
          <w:rFonts w:ascii="楷体" w:eastAsia="楷体" w:hAnsi="楷体"/>
        </w:rPr>
        <w:t>在房地产等拥有独立</w:t>
      </w:r>
      <w:r w:rsidRPr="00027E5C">
        <w:rPr>
          <w:rFonts w:ascii="楷体" w:eastAsia="楷体" w:hAnsi="楷体" w:hint="eastAsia"/>
        </w:rPr>
        <w:t>销售</w:t>
      </w:r>
      <w:r w:rsidRPr="00027E5C">
        <w:rPr>
          <w:rFonts w:ascii="楷体" w:eastAsia="楷体" w:hAnsi="楷体"/>
        </w:rPr>
        <w:t>团队的企业，也</w:t>
      </w:r>
      <w:r w:rsidRPr="00027E5C">
        <w:rPr>
          <w:rFonts w:ascii="楷体" w:eastAsia="楷体" w:hAnsi="楷体" w:hint="eastAsia"/>
        </w:rPr>
        <w:t>急需</w:t>
      </w:r>
      <w:r w:rsidRPr="00027E5C">
        <w:rPr>
          <w:rFonts w:ascii="楷体" w:eastAsia="楷体" w:hAnsi="楷体"/>
        </w:rPr>
        <w:t>统一管理</w:t>
      </w:r>
      <w:r w:rsidRPr="00027E5C">
        <w:rPr>
          <w:rFonts w:ascii="楷体" w:eastAsia="楷体" w:hAnsi="楷体" w:hint="eastAsia"/>
        </w:rPr>
        <w:t>销售</w:t>
      </w:r>
      <w:r w:rsidRPr="00027E5C">
        <w:rPr>
          <w:rFonts w:ascii="楷体" w:eastAsia="楷体" w:hAnsi="楷体"/>
        </w:rPr>
        <w:t>电话体系的解决方案，</w:t>
      </w:r>
      <w:r w:rsidRPr="00027E5C">
        <w:rPr>
          <w:rFonts w:ascii="楷体" w:eastAsia="楷体" w:hAnsi="楷体" w:hint="eastAsia"/>
        </w:rPr>
        <w:t>从而</w:t>
      </w:r>
      <w:r w:rsidRPr="00027E5C">
        <w:rPr>
          <w:rFonts w:ascii="楷体" w:eastAsia="楷体" w:hAnsi="楷体"/>
        </w:rPr>
        <w:t>有效提高销售效率</w:t>
      </w:r>
      <w:r w:rsidRPr="00027E5C">
        <w:rPr>
          <w:rFonts w:ascii="楷体" w:eastAsia="楷体" w:hAnsi="楷体" w:hint="eastAsia"/>
        </w:rPr>
        <w:t>以及降低</w:t>
      </w:r>
      <w:r w:rsidRPr="00027E5C">
        <w:rPr>
          <w:rFonts w:ascii="楷体" w:eastAsia="楷体" w:hAnsi="楷体"/>
        </w:rPr>
        <w:t>销售成本。</w:t>
      </w:r>
      <w:r w:rsidRPr="00027E5C">
        <w:rPr>
          <w:rFonts w:ascii="楷体" w:eastAsia="楷体" w:hAnsi="楷体" w:hint="eastAsia"/>
        </w:rPr>
        <w:t>云总机</w:t>
      </w:r>
      <w:r w:rsidRPr="00027E5C">
        <w:rPr>
          <w:rFonts w:ascii="楷体" w:eastAsia="楷体" w:hAnsi="楷体"/>
        </w:rPr>
        <w:t>的出现使得企业不必</w:t>
      </w:r>
      <w:r w:rsidRPr="00027E5C">
        <w:rPr>
          <w:rFonts w:ascii="楷体" w:eastAsia="楷体" w:hAnsi="楷体" w:hint="eastAsia"/>
        </w:rPr>
        <w:t>购买</w:t>
      </w:r>
      <w:r w:rsidRPr="00027E5C">
        <w:rPr>
          <w:rFonts w:ascii="楷体" w:eastAsia="楷体" w:hAnsi="楷体"/>
        </w:rPr>
        <w:t>很贵的交换设备，</w:t>
      </w:r>
      <w:r w:rsidRPr="00027E5C">
        <w:rPr>
          <w:rFonts w:ascii="楷体" w:eastAsia="楷体" w:hAnsi="楷体" w:hint="eastAsia"/>
        </w:rPr>
        <w:t>也</w:t>
      </w:r>
      <w:r w:rsidRPr="00027E5C">
        <w:rPr>
          <w:rFonts w:ascii="楷体" w:eastAsia="楷体" w:hAnsi="楷体"/>
        </w:rPr>
        <w:t>不必进行繁杂的布线，</w:t>
      </w:r>
      <w:r w:rsidRPr="00027E5C">
        <w:rPr>
          <w:rFonts w:ascii="楷体" w:eastAsia="楷体" w:hAnsi="楷体" w:hint="eastAsia"/>
        </w:rPr>
        <w:t>而</w:t>
      </w:r>
      <w:r w:rsidRPr="00027E5C">
        <w:rPr>
          <w:rFonts w:ascii="楷体" w:eastAsia="楷体" w:hAnsi="楷体"/>
        </w:rPr>
        <w:t>只需要一根</w:t>
      </w:r>
      <w:r w:rsidRPr="00027E5C">
        <w:rPr>
          <w:rFonts w:ascii="楷体" w:eastAsia="楷体" w:hAnsi="楷体" w:hint="eastAsia"/>
        </w:rPr>
        <w:t>网线</w:t>
      </w:r>
      <w:r w:rsidRPr="00027E5C">
        <w:rPr>
          <w:rFonts w:ascii="楷体" w:eastAsia="楷体" w:hAnsi="楷体"/>
        </w:rPr>
        <w:t>即可实现比传统总机更加强大的内部办公通信以及对外联络功能。</w:t>
      </w:r>
    </w:p>
    <w:p w:rsidR="00DE48AB" w:rsidRPr="00CA3F88" w:rsidRDefault="00DE48AB" w:rsidP="00DE48AB">
      <w:pPr>
        <w:pStyle w:val="a8"/>
        <w:ind w:left="0" w:firstLineChars="200" w:firstLine="360"/>
        <w:rPr>
          <w:rFonts w:ascii="楷体" w:eastAsia="楷体" w:hAnsi="楷体"/>
        </w:rPr>
      </w:pPr>
      <w:r w:rsidRPr="00CA3F88">
        <w:rPr>
          <w:rFonts w:ascii="楷体" w:eastAsia="楷体" w:hAnsi="楷体" w:hint="eastAsia"/>
        </w:rPr>
        <w:t>云总机运营</w:t>
      </w:r>
      <w:r w:rsidRPr="00CA3F88">
        <w:rPr>
          <w:rFonts w:ascii="楷体" w:eastAsia="楷体" w:hAnsi="楷体"/>
        </w:rPr>
        <w:t>管理系统，</w:t>
      </w:r>
      <w:r w:rsidRPr="00CA3F88">
        <w:rPr>
          <w:rFonts w:ascii="楷体" w:eastAsia="楷体" w:hAnsi="楷体" w:hint="eastAsia"/>
        </w:rPr>
        <w:t>是</w:t>
      </w:r>
      <w:r w:rsidRPr="00CA3F88">
        <w:rPr>
          <w:rFonts w:ascii="楷体" w:eastAsia="楷体" w:hAnsi="楷体"/>
        </w:rPr>
        <w:t>专门针对</w:t>
      </w:r>
      <w:r w:rsidRPr="00CA3F88">
        <w:rPr>
          <w:rFonts w:ascii="楷体" w:eastAsia="楷体" w:hAnsi="楷体" w:hint="eastAsia"/>
        </w:rPr>
        <w:t>企业</w:t>
      </w:r>
      <w:r w:rsidRPr="00CA3F88">
        <w:rPr>
          <w:rFonts w:ascii="楷体" w:eastAsia="楷体" w:hAnsi="楷体"/>
        </w:rPr>
        <w:t>云总机</w:t>
      </w:r>
      <w:r w:rsidRPr="00CA3F88">
        <w:rPr>
          <w:rFonts w:ascii="楷体" w:eastAsia="楷体" w:hAnsi="楷体" w:hint="eastAsia"/>
        </w:rPr>
        <w:t>制定</w:t>
      </w:r>
      <w:r w:rsidRPr="00CA3F88">
        <w:rPr>
          <w:rFonts w:ascii="楷体" w:eastAsia="楷体" w:hAnsi="楷体"/>
        </w:rPr>
        <w:t>的后</w:t>
      </w:r>
      <w:r w:rsidRPr="00CA3F88">
        <w:rPr>
          <w:rFonts w:ascii="楷体" w:eastAsia="楷体" w:hAnsi="楷体" w:hint="eastAsia"/>
        </w:rPr>
        <w:t>台</w:t>
      </w:r>
      <w:r w:rsidRPr="00CA3F88">
        <w:rPr>
          <w:rFonts w:ascii="楷体" w:eastAsia="楷体" w:hAnsi="楷体"/>
        </w:rPr>
        <w:t>管理系统，</w:t>
      </w:r>
      <w:r w:rsidRPr="00CA3F88">
        <w:rPr>
          <w:rFonts w:ascii="楷体" w:eastAsia="楷体" w:hAnsi="楷体" w:hint="eastAsia"/>
        </w:rPr>
        <w:t>以多租户</w:t>
      </w:r>
      <w:r w:rsidRPr="00CA3F88">
        <w:rPr>
          <w:rFonts w:ascii="楷体" w:eastAsia="楷体" w:hAnsi="楷体"/>
        </w:rPr>
        <w:t>的形式</w:t>
      </w:r>
      <w:r w:rsidRPr="00CA3F88">
        <w:rPr>
          <w:rFonts w:ascii="楷体" w:eastAsia="楷体" w:hAnsi="楷体" w:hint="eastAsia"/>
        </w:rPr>
        <w:t>提供服务</w:t>
      </w:r>
      <w:r w:rsidRPr="00CA3F88">
        <w:rPr>
          <w:rFonts w:ascii="楷体" w:eastAsia="楷体" w:hAnsi="楷体"/>
        </w:rPr>
        <w:t>，</w:t>
      </w:r>
      <w:r w:rsidRPr="00CA3F88">
        <w:rPr>
          <w:rFonts w:ascii="楷体" w:eastAsia="楷体" w:hAnsi="楷体" w:hint="eastAsia"/>
        </w:rPr>
        <w:t>每个</w:t>
      </w:r>
      <w:r w:rsidRPr="00CA3F88">
        <w:rPr>
          <w:rFonts w:ascii="楷体" w:eastAsia="楷体" w:hAnsi="楷体"/>
        </w:rPr>
        <w:t>租户为一个</w:t>
      </w:r>
      <w:r w:rsidRPr="00CA3F88">
        <w:rPr>
          <w:rFonts w:ascii="楷体" w:eastAsia="楷体" w:hAnsi="楷体" w:hint="eastAsia"/>
        </w:rPr>
        <w:t>企业</w:t>
      </w:r>
      <w:r w:rsidRPr="00CA3F88">
        <w:rPr>
          <w:rFonts w:ascii="楷体" w:eastAsia="楷体" w:hAnsi="楷体"/>
        </w:rPr>
        <w:t>，包含租户管理员以及普通分机用户</w:t>
      </w:r>
      <w:r w:rsidRPr="00CA3F88">
        <w:rPr>
          <w:rFonts w:ascii="楷体" w:eastAsia="楷体" w:hAnsi="楷体" w:hint="eastAsia"/>
        </w:rPr>
        <w:t>角色</w:t>
      </w:r>
      <w:r w:rsidRPr="00CA3F88">
        <w:rPr>
          <w:rFonts w:ascii="楷体" w:eastAsia="楷体" w:hAnsi="楷体"/>
        </w:rPr>
        <w:t>，</w:t>
      </w:r>
      <w:r w:rsidRPr="00CA3F88">
        <w:rPr>
          <w:rFonts w:ascii="楷体" w:eastAsia="楷体" w:hAnsi="楷体" w:hint="eastAsia"/>
        </w:rPr>
        <w:t>超级管理员</w:t>
      </w:r>
      <w:r w:rsidRPr="00CA3F88">
        <w:rPr>
          <w:rFonts w:ascii="楷体" w:eastAsia="楷体" w:hAnsi="楷体"/>
        </w:rPr>
        <w:t>可管理</w:t>
      </w:r>
      <w:r w:rsidRPr="00CA3F88">
        <w:rPr>
          <w:rFonts w:ascii="楷体" w:eastAsia="楷体" w:hAnsi="楷体" w:hint="eastAsia"/>
        </w:rPr>
        <w:t>以及</w:t>
      </w:r>
      <w:r w:rsidRPr="00CA3F88">
        <w:rPr>
          <w:rFonts w:ascii="楷体" w:eastAsia="楷体" w:hAnsi="楷体"/>
        </w:rPr>
        <w:t>添加分机</w:t>
      </w:r>
      <w:r w:rsidR="006177A9">
        <w:rPr>
          <w:rFonts w:ascii="楷体" w:eastAsia="楷体" w:hAnsi="楷体" w:hint="eastAsia"/>
        </w:rPr>
        <w:t>、</w:t>
      </w:r>
      <w:r w:rsidRPr="00CA3F88">
        <w:rPr>
          <w:rFonts w:ascii="楷体" w:eastAsia="楷体" w:hAnsi="楷体"/>
        </w:rPr>
        <w:t>租户等</w:t>
      </w:r>
      <w:r w:rsidR="006177A9">
        <w:rPr>
          <w:rFonts w:ascii="楷体" w:eastAsia="楷体" w:hAnsi="楷体" w:hint="eastAsia"/>
        </w:rPr>
        <w:t>。</w:t>
      </w:r>
      <w:r w:rsidRPr="00CA3F88">
        <w:rPr>
          <w:rFonts w:ascii="楷体" w:eastAsia="楷体" w:hAnsi="楷体" w:hint="eastAsia"/>
        </w:rPr>
        <w:t>租户管理员</w:t>
      </w:r>
      <w:r w:rsidRPr="00CA3F88">
        <w:rPr>
          <w:rFonts w:ascii="楷体" w:eastAsia="楷体" w:hAnsi="楷体"/>
        </w:rPr>
        <w:t>拥有管理</w:t>
      </w:r>
      <w:r w:rsidRPr="00CA3F88">
        <w:rPr>
          <w:rFonts w:ascii="楷体" w:eastAsia="楷体" w:hAnsi="楷体" w:hint="eastAsia"/>
        </w:rPr>
        <w:t>其</w:t>
      </w:r>
      <w:r w:rsidRPr="00CA3F88">
        <w:rPr>
          <w:rFonts w:ascii="楷体" w:eastAsia="楷体" w:hAnsi="楷体"/>
        </w:rPr>
        <w:t>租户下的分机，查看所有话单等功能</w:t>
      </w:r>
      <w:r w:rsidRPr="00CA3F88">
        <w:rPr>
          <w:rFonts w:ascii="楷体" w:eastAsia="楷体" w:hAnsi="楷体" w:hint="eastAsia"/>
        </w:rPr>
        <w:t>，</w:t>
      </w:r>
      <w:r w:rsidRPr="00CA3F88">
        <w:rPr>
          <w:rFonts w:ascii="楷体" w:eastAsia="楷体" w:hAnsi="楷体"/>
        </w:rPr>
        <w:t>运营管理员</w:t>
      </w:r>
      <w:r w:rsidRPr="00CA3F88">
        <w:rPr>
          <w:rFonts w:ascii="楷体" w:eastAsia="楷体" w:hAnsi="楷体" w:hint="eastAsia"/>
        </w:rPr>
        <w:t>拥有导出</w:t>
      </w:r>
      <w:r w:rsidRPr="00CA3F88">
        <w:rPr>
          <w:rFonts w:ascii="楷体" w:eastAsia="楷体" w:hAnsi="楷体"/>
        </w:rPr>
        <w:t>运营报表，管理租户等功能。</w:t>
      </w:r>
      <w:r w:rsidRPr="00CA3F88">
        <w:rPr>
          <w:rFonts w:ascii="楷体" w:eastAsia="楷体" w:hAnsi="楷体" w:hint="eastAsia"/>
        </w:rPr>
        <w:t>为了</w:t>
      </w:r>
      <w:r w:rsidRPr="00CA3F88">
        <w:rPr>
          <w:rFonts w:ascii="楷体" w:eastAsia="楷体" w:hAnsi="楷体"/>
        </w:rPr>
        <w:t>使云总机运营管理系统具有</w:t>
      </w:r>
      <w:r w:rsidRPr="00CA3F88">
        <w:rPr>
          <w:rFonts w:ascii="楷体" w:eastAsia="楷体" w:hAnsi="楷体" w:hint="eastAsia"/>
        </w:rPr>
        <w:t>可扩展性并且</w:t>
      </w:r>
      <w:r w:rsidRPr="00CA3F88">
        <w:rPr>
          <w:rFonts w:ascii="楷体" w:eastAsia="楷体" w:hAnsi="楷体"/>
        </w:rPr>
        <w:t>简化开发流程，采用前后端分离的模式开发，</w:t>
      </w:r>
      <w:r w:rsidRPr="00CA3F88">
        <w:rPr>
          <w:rFonts w:ascii="楷体" w:eastAsia="楷体" w:hAnsi="楷体" w:hint="eastAsia"/>
        </w:rPr>
        <w:t>前端</w:t>
      </w:r>
      <w:r w:rsidRPr="00CA3F88">
        <w:rPr>
          <w:rFonts w:ascii="楷体" w:eastAsia="楷体" w:hAnsi="楷体"/>
        </w:rPr>
        <w:t>采用Vue框架和Element UI组件库开发，后端采用Spring Boot+SpringMVC+Spring</w:t>
      </w:r>
      <w:r>
        <w:rPr>
          <w:rFonts w:ascii="楷体" w:eastAsia="楷体" w:hAnsi="楷体"/>
        </w:rPr>
        <w:t xml:space="preserve"> </w:t>
      </w:r>
      <w:r w:rsidRPr="00CA3F88">
        <w:rPr>
          <w:rFonts w:ascii="楷体" w:eastAsia="楷体" w:hAnsi="楷体"/>
        </w:rPr>
        <w:t>Security+MyBatis</w:t>
      </w:r>
      <w:r w:rsidRPr="00CA3F88">
        <w:rPr>
          <w:rFonts w:ascii="楷体" w:eastAsia="楷体" w:hAnsi="楷体" w:hint="eastAsia"/>
        </w:rPr>
        <w:t>等框架</w:t>
      </w:r>
      <w:r w:rsidRPr="00CA3F88">
        <w:rPr>
          <w:rFonts w:ascii="楷体" w:eastAsia="楷体" w:hAnsi="楷体"/>
        </w:rPr>
        <w:t>开发</w:t>
      </w:r>
      <w:r w:rsidRPr="00CA3F88">
        <w:rPr>
          <w:rFonts w:ascii="楷体" w:eastAsia="楷体" w:hAnsi="楷体" w:hint="eastAsia"/>
        </w:rPr>
        <w:t>，数据库使用MySQL，前后端</w:t>
      </w:r>
      <w:r w:rsidRPr="00CA3F88">
        <w:rPr>
          <w:rFonts w:ascii="楷体" w:eastAsia="楷体" w:hAnsi="楷体"/>
        </w:rPr>
        <w:t>之间采用</w:t>
      </w:r>
      <w:r w:rsidRPr="00CA3F88">
        <w:rPr>
          <w:rFonts w:ascii="楷体" w:eastAsia="楷体" w:hAnsi="楷体" w:hint="eastAsia"/>
        </w:rPr>
        <w:t>http请求</w:t>
      </w:r>
      <w:r w:rsidRPr="00CA3F88">
        <w:rPr>
          <w:rFonts w:ascii="楷体" w:eastAsia="楷体" w:hAnsi="楷体"/>
        </w:rPr>
        <w:t>以及Json数据格式传输数据</w:t>
      </w:r>
      <w:r w:rsidRPr="00CA3F88">
        <w:rPr>
          <w:rFonts w:ascii="楷体" w:eastAsia="楷体" w:hAnsi="楷体" w:hint="eastAsia"/>
        </w:rPr>
        <w:t>。</w:t>
      </w:r>
    </w:p>
    <w:p w:rsidR="00DE48AB" w:rsidRDefault="00DE48AB" w:rsidP="00DE48AB">
      <w:pPr>
        <w:pStyle w:val="a7"/>
        <w:ind w:firstLineChars="0" w:firstLine="0"/>
      </w:pPr>
      <w:r>
        <w:rPr>
          <w:rFonts w:ascii="黑体" w:eastAsia="黑体" w:hint="eastAsia"/>
          <w:b/>
        </w:rPr>
        <w:t>关键词</w:t>
      </w:r>
      <w:r>
        <w:rPr>
          <w:rFonts w:hint="eastAsia"/>
          <w:b/>
        </w:rPr>
        <w:t xml:space="preserve">　</w:t>
      </w:r>
      <w:r w:rsidRPr="000D5152">
        <w:rPr>
          <w:rFonts w:ascii="楷体" w:eastAsia="楷体" w:hAnsi="楷体" w:hint="eastAsia"/>
        </w:rPr>
        <w:t>云总机，Vue，Spring，</w:t>
      </w:r>
      <w:r w:rsidRPr="000D5152">
        <w:rPr>
          <w:rFonts w:ascii="楷体" w:eastAsia="楷体" w:hAnsi="楷体"/>
        </w:rPr>
        <w:t>MyBatis</w:t>
      </w:r>
    </w:p>
    <w:p w:rsidR="00DE48AB" w:rsidRDefault="00DE48AB" w:rsidP="00DE48AB">
      <w:pPr>
        <w:pStyle w:val="a9"/>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DE48AB" w:rsidRPr="000D5152" w:rsidRDefault="00DE48AB" w:rsidP="00DE48AB">
      <w:pPr>
        <w:pStyle w:val="10"/>
        <w:ind w:firstLine="643"/>
        <w:jc w:val="center"/>
        <w:rPr>
          <w:rFonts w:ascii="黑体" w:hAnsi="黑体"/>
          <w:sz w:val="32"/>
          <w:szCs w:val="32"/>
        </w:rPr>
      </w:pPr>
      <w:r w:rsidRPr="000D5152">
        <w:rPr>
          <w:rFonts w:ascii="黑体" w:hAnsi="黑体"/>
          <w:sz w:val="32"/>
          <w:szCs w:val="32"/>
        </w:rPr>
        <w:t xml:space="preserve">The </w:t>
      </w:r>
      <w:r w:rsidRPr="000D5152">
        <w:rPr>
          <w:rFonts w:ascii="黑体" w:hAnsi="黑体" w:hint="eastAsia"/>
          <w:sz w:val="32"/>
          <w:szCs w:val="32"/>
        </w:rPr>
        <w:t>c</w:t>
      </w:r>
      <w:r w:rsidRPr="000D5152">
        <w:rPr>
          <w:rFonts w:ascii="黑体" w:hAnsi="黑体"/>
          <w:sz w:val="32"/>
          <w:szCs w:val="32"/>
        </w:rPr>
        <w:t>loud switchboard operation management system</w:t>
      </w:r>
    </w:p>
    <w:p w:rsidR="00DE48AB" w:rsidRDefault="000D5152" w:rsidP="000D5152">
      <w:pPr>
        <w:pStyle w:val="address"/>
        <w:ind w:firstLine="360"/>
        <w:rPr>
          <w:rFonts w:ascii="黑体" w:eastAsia="黑体" w:hAnsi="黑体" w:cs="黑体"/>
          <w:szCs w:val="18"/>
        </w:rPr>
      </w:pPr>
      <w:r>
        <w:rPr>
          <w:rFonts w:ascii="黑体" w:eastAsia="黑体" w:hAnsi="黑体" w:cs="黑体"/>
          <w:szCs w:val="18"/>
        </w:rPr>
        <w:t>ZHANG Z</w:t>
      </w:r>
      <w:r w:rsidR="00DE48AB">
        <w:rPr>
          <w:rFonts w:ascii="黑体" w:eastAsia="黑体" w:hAnsi="黑体" w:cs="黑体"/>
          <w:szCs w:val="18"/>
        </w:rPr>
        <w:t>he</w:t>
      </w:r>
      <w:r>
        <w:rPr>
          <w:rFonts w:ascii="黑体" w:eastAsia="黑体" w:hAnsi="黑体" w:cs="黑体"/>
          <w:szCs w:val="18"/>
        </w:rPr>
        <w:t>-</w:t>
      </w:r>
      <w:r w:rsidR="00DE48AB">
        <w:rPr>
          <w:rFonts w:ascii="黑体" w:eastAsia="黑体" w:hAnsi="黑体" w:cs="黑体"/>
          <w:szCs w:val="18"/>
        </w:rPr>
        <w:t>xian</w:t>
      </w:r>
    </w:p>
    <w:p w:rsidR="00DE48AB" w:rsidRDefault="00DE48AB" w:rsidP="00DE48AB">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492B10" w:rsidRPr="00DE48AB" w:rsidRDefault="00492B10" w:rsidP="00C0389A">
      <w:pPr>
        <w:ind w:firstLine="361"/>
        <w:rPr>
          <w:rFonts w:ascii="黑体" w:eastAsia="黑体"/>
          <w:b/>
          <w:szCs w:val="18"/>
        </w:rPr>
      </w:pPr>
    </w:p>
    <w:p w:rsidR="00DE48AB" w:rsidRPr="000D5152" w:rsidRDefault="00DE48AB" w:rsidP="000D5152">
      <w:pPr>
        <w:ind w:firstLine="361"/>
        <w:rPr>
          <w:rFonts w:eastAsia="黑体"/>
          <w:szCs w:val="18"/>
        </w:rPr>
      </w:pPr>
      <w:r>
        <w:rPr>
          <w:rFonts w:ascii="黑体" w:eastAsia="黑体" w:hint="eastAsia"/>
          <w:b/>
          <w:szCs w:val="18"/>
        </w:rPr>
        <w:t>Abstract</w:t>
      </w:r>
      <w:r w:rsidR="000D5152">
        <w:rPr>
          <w:rFonts w:ascii="黑体" w:eastAsia="黑体"/>
          <w:b/>
          <w:szCs w:val="18"/>
        </w:rPr>
        <w:t xml:space="preserve">  </w:t>
      </w:r>
      <w:r w:rsidRPr="000D5152">
        <w:rPr>
          <w:rFonts w:eastAsia="黑体"/>
          <w:szCs w:val="18"/>
        </w:rPr>
        <w:t>China's Internet industry has developed rapidly. Most traditional industries are transforming themselves into Internet companies under the impact of emerging Internet companies. With so many businesses and various products after-sales service problems,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DE48AB" w:rsidRPr="000D5152" w:rsidRDefault="00DE48AB" w:rsidP="00DE48AB">
      <w:pPr>
        <w:ind w:firstLine="360"/>
        <w:rPr>
          <w:rFonts w:eastAsia="黑体"/>
          <w:szCs w:val="18"/>
        </w:rPr>
      </w:pPr>
      <w:r w:rsidRPr="000D5152">
        <w:rPr>
          <w:rFonts w:eastAsia="黑体"/>
          <w:szCs w:val="18"/>
        </w:rPr>
        <w:t>The cloud switchboard operation management system is a back-end management system developed specifically for enterprise cloud switchboards. It provides services in the form of multi-tenancy. Each tenant is a single enterprise, including tenant administrators and ordinary extension user roles. Super administrators can manage and manage Add extensions, tenants, etc. Tenant administrators have the ability to manage extensions under their tenants, view all bills, and other functions. Operations administrators have the ability to export operational reports and manage tenants. In order to make the cloud operation management system scalable and simplify the development process, the front-end and back-end separation mode development is adopted. The front end adopts Vue framework and Element UI component library development, and the back end adopts Spring Boot+Spring MVC+Spring Security+MyBatis framework development. Database using MySQL, using http request and Json data format to transfer data between the front and back ends</w:t>
      </w:r>
      <w:r w:rsidRPr="000D5152">
        <w:rPr>
          <w:rFonts w:eastAsia="黑体" w:hint="eastAsia"/>
          <w:szCs w:val="18"/>
        </w:rPr>
        <w:t>.</w:t>
      </w:r>
    </w:p>
    <w:p w:rsidR="00DE48AB" w:rsidRPr="000D5152" w:rsidRDefault="00DE48AB" w:rsidP="00DE48AB">
      <w:pPr>
        <w:ind w:firstLine="361"/>
        <w:rPr>
          <w:rFonts w:eastAsia="黑体"/>
          <w:szCs w:val="18"/>
        </w:rPr>
      </w:pPr>
      <w:r>
        <w:rPr>
          <w:rFonts w:ascii="黑体" w:eastAsia="黑体" w:hint="eastAsia"/>
          <w:b/>
          <w:szCs w:val="18"/>
        </w:rPr>
        <w:t xml:space="preserve">Keywords　</w:t>
      </w:r>
      <w:r w:rsidRPr="000D5152">
        <w:rPr>
          <w:rFonts w:eastAsia="黑体"/>
          <w:szCs w:val="18"/>
        </w:rPr>
        <w:t>Cloud switchboard</w:t>
      </w:r>
      <w:r w:rsidRPr="000D5152">
        <w:rPr>
          <w:rFonts w:eastAsia="黑体" w:hint="eastAsia"/>
          <w:szCs w:val="18"/>
        </w:rPr>
        <w:t>，</w:t>
      </w:r>
      <w:r w:rsidRPr="000D5152">
        <w:rPr>
          <w:rFonts w:eastAsia="黑体" w:hint="eastAsia"/>
          <w:szCs w:val="18"/>
        </w:rPr>
        <w:t>Vue</w:t>
      </w:r>
      <w:r w:rsidRPr="000D5152">
        <w:rPr>
          <w:rFonts w:eastAsia="黑体" w:hint="eastAsia"/>
          <w:szCs w:val="18"/>
        </w:rPr>
        <w:t>，</w:t>
      </w:r>
      <w:r w:rsidRPr="000D5152">
        <w:rPr>
          <w:rFonts w:eastAsia="黑体" w:hint="eastAsia"/>
          <w:szCs w:val="18"/>
        </w:rPr>
        <w:t>Spring</w:t>
      </w:r>
      <w:r w:rsidRPr="000D5152">
        <w:rPr>
          <w:rFonts w:eastAsia="黑体" w:hint="eastAsia"/>
          <w:szCs w:val="18"/>
        </w:rPr>
        <w:t>，</w:t>
      </w:r>
      <w:r w:rsidRPr="000D5152">
        <w:rPr>
          <w:rFonts w:eastAsia="黑体"/>
          <w:szCs w:val="18"/>
        </w:rPr>
        <w:t>MyBatis</w:t>
      </w:r>
    </w:p>
    <w:p w:rsidR="00AC0B61" w:rsidRPr="00DE48AB" w:rsidRDefault="00AC0B61" w:rsidP="00C0389A">
      <w:pPr>
        <w:ind w:firstLine="360"/>
        <w:rPr>
          <w:highlight w:val="yellow"/>
        </w:rPr>
        <w:sectPr w:rsidR="00AC0B61" w:rsidRPr="00DE48AB" w:rsidSect="00F7366D">
          <w:headerReference w:type="even" r:id="rId12"/>
          <w:headerReference w:type="default" r:id="rId13"/>
          <w:footerReference w:type="even" r:id="rId14"/>
          <w:footerReference w:type="default" r:id="rId15"/>
          <w:headerReference w:type="first" r:id="rId16"/>
          <w:footerReference w:type="first" r:id="rId17"/>
          <w:pgSz w:w="11907" w:h="16840" w:code="9"/>
          <w:pgMar w:top="1021" w:right="1134" w:bottom="680" w:left="1134" w:header="851" w:footer="851" w:gutter="0"/>
          <w:cols w:space="425"/>
          <w:docGrid w:linePitch="312"/>
        </w:sectPr>
      </w:pPr>
    </w:p>
    <w:p w:rsidR="00C95EEC" w:rsidRPr="000D5152" w:rsidRDefault="00AC0B61" w:rsidP="000D5152">
      <w:pPr>
        <w:pStyle w:val="1"/>
        <w:rPr>
          <w:sz w:val="21"/>
          <w:szCs w:val="21"/>
        </w:rPr>
      </w:pPr>
      <w:r w:rsidRPr="000D5152">
        <w:rPr>
          <w:rFonts w:hint="eastAsia"/>
          <w:sz w:val="21"/>
          <w:szCs w:val="21"/>
        </w:rPr>
        <w:lastRenderedPageBreak/>
        <w:t>绪论</w:t>
      </w:r>
    </w:p>
    <w:p w:rsidR="00DE48AB" w:rsidRDefault="00DE48AB" w:rsidP="000D5152">
      <w:pPr>
        <w:pStyle w:val="2"/>
        <w:spacing w:before="60" w:after="60"/>
      </w:pPr>
      <w:r>
        <w:rPr>
          <w:rFonts w:hint="eastAsia"/>
        </w:rPr>
        <w:t>云总机研究现状</w:t>
      </w:r>
    </w:p>
    <w:p w:rsidR="00DE48AB" w:rsidRDefault="00DE48AB" w:rsidP="00DE48AB">
      <w:pPr>
        <w:ind w:firstLine="360"/>
      </w:pPr>
      <w:r>
        <w:rPr>
          <w:rFonts w:hint="eastAsia"/>
        </w:rPr>
        <w:t>目前，互联网的接入成本日益降低，移动互联网速度越来越快，政企客户在建设语音门户以及跨区域部署企业内部通信时，更倾向于运用数字语音的统一通信方式。通过租用运营商线路和小交换机，企业搭建语音门户和通信网络的途径也逐渐呈现外包趋势。由运营商提供</w:t>
      </w:r>
      <w:r w:rsidRPr="003876E2">
        <w:rPr>
          <w:rFonts w:hint="eastAsia"/>
        </w:rPr>
        <w:t>语音门户和通信网络的</w:t>
      </w:r>
      <w:r>
        <w:rPr>
          <w:rFonts w:hint="eastAsia"/>
        </w:rPr>
        <w:t>整体解决方案，企业通过租用资源来使用的方式已被广泛认识和接受。</w:t>
      </w:r>
    </w:p>
    <w:p w:rsidR="00DE48AB" w:rsidRPr="00B85327" w:rsidRDefault="00DE48AB" w:rsidP="00DE48AB">
      <w:pPr>
        <w:ind w:firstLine="360"/>
      </w:pPr>
      <w:r>
        <w:rPr>
          <w:rFonts w:hint="eastAsia"/>
        </w:rPr>
        <w:t>当前市场背景下，云总机出现了。它可以为政企提供统一的语音门户和通信，可随时随地提供内部通信和外部通信服务，具有跨渠道通信能力，是以租赁的方式为租户提供解决方案的。</w:t>
      </w:r>
    </w:p>
    <w:p w:rsidR="00C95EEC" w:rsidRDefault="00DE48AB" w:rsidP="000D5152">
      <w:pPr>
        <w:pStyle w:val="2"/>
        <w:spacing w:before="60" w:after="60"/>
      </w:pPr>
      <w:r>
        <w:rPr>
          <w:rFonts w:hint="eastAsia"/>
        </w:rPr>
        <w:t>云总机概念及发展</w:t>
      </w:r>
    </w:p>
    <w:p w:rsidR="00DE48AB" w:rsidRDefault="00DE48AB" w:rsidP="00DE48AB">
      <w:pPr>
        <w:pStyle w:val="a0"/>
        <w:ind w:firstLine="360"/>
      </w:pPr>
      <w:r w:rsidRPr="007A5912">
        <w:rPr>
          <w:rFonts w:hint="eastAsia"/>
        </w:rPr>
        <w:t>云总机是基于云计算而搭建的总机系统，</w:t>
      </w:r>
      <w:r>
        <w:rPr>
          <w:rFonts w:hint="eastAsia"/>
        </w:rPr>
        <w:t>租户不用</w:t>
      </w:r>
      <w:r w:rsidRPr="007A5912">
        <w:rPr>
          <w:rFonts w:hint="eastAsia"/>
        </w:rPr>
        <w:t>购买任何</w:t>
      </w:r>
      <w:r>
        <w:rPr>
          <w:rFonts w:hint="eastAsia"/>
        </w:rPr>
        <w:t>设备</w:t>
      </w:r>
      <w:r w:rsidRPr="007A5912">
        <w:rPr>
          <w:rFonts w:hint="eastAsia"/>
        </w:rPr>
        <w:t>，只</w:t>
      </w:r>
      <w:r>
        <w:rPr>
          <w:rFonts w:hint="eastAsia"/>
        </w:rPr>
        <w:t>要有员工</w:t>
      </w:r>
      <w:r w:rsidRPr="007A5912">
        <w:rPr>
          <w:rFonts w:hint="eastAsia"/>
        </w:rPr>
        <w:t>、场地等基本条件，就</w:t>
      </w:r>
      <w:r w:rsidRPr="007E60E8">
        <w:rPr>
          <w:rFonts w:hint="eastAsia"/>
        </w:rPr>
        <w:t>可以享有私有化的总机系统</w:t>
      </w:r>
      <w:r>
        <w:rPr>
          <w:rFonts w:hint="eastAsia"/>
        </w:rPr>
        <w:t>，由</w:t>
      </w:r>
      <w:r w:rsidRPr="007A5912">
        <w:rPr>
          <w:rFonts w:hint="eastAsia"/>
        </w:rPr>
        <w:t>服务商提供</w:t>
      </w:r>
      <w:r>
        <w:rPr>
          <w:rFonts w:hint="eastAsia"/>
        </w:rPr>
        <w:t>资源和维护</w:t>
      </w:r>
      <w:r w:rsidRPr="007A5912">
        <w:rPr>
          <w:rFonts w:hint="eastAsia"/>
        </w:rPr>
        <w:t>。</w:t>
      </w:r>
      <w:r>
        <w:rPr>
          <w:rFonts w:hint="eastAsia"/>
        </w:rPr>
        <w:t>该系统</w:t>
      </w:r>
      <w:r w:rsidRPr="007A5912">
        <w:rPr>
          <w:rFonts w:hint="eastAsia"/>
        </w:rPr>
        <w:t>具有</w:t>
      </w:r>
      <w:r>
        <w:rPr>
          <w:rFonts w:hint="eastAsia"/>
        </w:rPr>
        <w:t>部署方便、花费少、安全可靠、容量可扩展</w:t>
      </w:r>
      <w:r w:rsidRPr="007A5912">
        <w:rPr>
          <w:rFonts w:hint="eastAsia"/>
        </w:rPr>
        <w:t>等</w:t>
      </w:r>
      <w:r>
        <w:rPr>
          <w:rFonts w:hint="eastAsia"/>
        </w:rPr>
        <w:t>多种特色</w:t>
      </w:r>
      <w:r w:rsidRPr="007A5912">
        <w:rPr>
          <w:rFonts w:hint="eastAsia"/>
        </w:rPr>
        <w:t>；无论是客户服务中心，产品售后中心，普通的办公总机，客户只需按需租用服务，便可建立一套</w:t>
      </w:r>
      <w:r>
        <w:rPr>
          <w:rFonts w:hint="eastAsia"/>
        </w:rPr>
        <w:t>完善可供</w:t>
      </w:r>
      <w:r w:rsidRPr="007A5912">
        <w:rPr>
          <w:rFonts w:hint="eastAsia"/>
        </w:rPr>
        <w:t>全国呼叫接入的云总机系统。</w:t>
      </w:r>
      <w:r>
        <w:rPr>
          <w:rFonts w:hint="eastAsia"/>
        </w:rPr>
        <w:t xml:space="preserve"> </w:t>
      </w:r>
    </w:p>
    <w:p w:rsidR="0065169D" w:rsidRPr="0065169D" w:rsidRDefault="00DE48AB" w:rsidP="00DE48AB">
      <w:pPr>
        <w:pStyle w:val="2"/>
        <w:numPr>
          <w:ilvl w:val="1"/>
          <w:numId w:val="4"/>
        </w:numPr>
        <w:spacing w:before="60" w:after="60"/>
      </w:pPr>
      <w:r>
        <w:rPr>
          <w:rFonts w:hint="eastAsia"/>
        </w:rPr>
        <w:t>云总机运营管理系统</w:t>
      </w:r>
    </w:p>
    <w:p w:rsidR="00DE48AB" w:rsidRDefault="00DE48AB" w:rsidP="00DE48AB">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atis支持开发人员</w:t>
      </w:r>
      <w:r>
        <w:rPr>
          <w:rFonts w:ascii="宋体" w:hAnsi="宋体"/>
          <w:szCs w:val="18"/>
        </w:rPr>
        <w:t>自定义SQL、存储过程以及高级映射的持久层框架，由于其避免了</w:t>
      </w:r>
      <w:r>
        <w:rPr>
          <w:rFonts w:ascii="宋体" w:hAnsi="宋体" w:hint="eastAsia"/>
          <w:szCs w:val="18"/>
        </w:rPr>
        <w:t>绝大多数</w:t>
      </w:r>
      <w:r>
        <w:rPr>
          <w:rFonts w:ascii="宋体" w:hAnsi="宋体"/>
          <w:szCs w:val="18"/>
        </w:rPr>
        <w:t>JDBC代码</w:t>
      </w:r>
      <w:r>
        <w:rPr>
          <w:rFonts w:ascii="宋体" w:hAnsi="宋体" w:hint="eastAsia"/>
          <w:szCs w:val="18"/>
        </w:rPr>
        <w:t>和手动</w:t>
      </w:r>
      <w:r>
        <w:rPr>
          <w:rFonts w:ascii="宋体" w:hAnsi="宋体"/>
          <w:szCs w:val="18"/>
        </w:rPr>
        <w:t>设置参数等。并且</w:t>
      </w:r>
      <w:r>
        <w:rPr>
          <w:rFonts w:ascii="宋体" w:hAnsi="宋体" w:hint="eastAsia"/>
          <w:szCs w:val="18"/>
        </w:rPr>
        <w:t>，</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Pr>
          <w:rFonts w:ascii="宋体" w:hAnsi="宋体"/>
          <w:szCs w:val="18"/>
        </w:rPr>
        <w:t>是当下用于开发web界面的</w:t>
      </w:r>
      <w:r>
        <w:rPr>
          <w:rFonts w:ascii="宋体" w:hAnsi="宋体" w:hint="eastAsia"/>
          <w:szCs w:val="18"/>
        </w:rPr>
        <w:t>主流框架</w:t>
      </w:r>
      <w:r>
        <w:rPr>
          <w:rFonts w:ascii="宋体" w:hAnsi="宋体"/>
          <w:szCs w:val="18"/>
        </w:rPr>
        <w:t>。</w:t>
      </w:r>
      <w:r>
        <w:rPr>
          <w:rFonts w:ascii="宋体" w:hAnsi="宋体" w:hint="eastAsia"/>
          <w:szCs w:val="18"/>
        </w:rPr>
        <w:t>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sidR="00C4288B">
        <w:rPr>
          <w:rFonts w:ascii="宋体" w:hAnsi="宋体" w:hint="eastAsia"/>
          <w:szCs w:val="18"/>
        </w:rPr>
        <w:t>配合</w:t>
      </w:r>
      <w:r w:rsidR="00C4288B">
        <w:rPr>
          <w:rFonts w:ascii="宋体" w:hAnsi="宋体"/>
          <w:szCs w:val="18"/>
        </w:rPr>
        <w:t>Node.js</w:t>
      </w:r>
      <w:r w:rsidR="00C4288B">
        <w:rPr>
          <w:rFonts w:ascii="宋体" w:hAnsi="宋体" w:hint="eastAsia"/>
          <w:szCs w:val="18"/>
        </w:rPr>
        <w:t>开发</w:t>
      </w:r>
      <w:r w:rsidR="00C4288B">
        <w:rPr>
          <w:rFonts w:ascii="宋体" w:hAnsi="宋体"/>
          <w:szCs w:val="18"/>
        </w:rPr>
        <w:t>前端，实现实时编译</w:t>
      </w:r>
      <w:r w:rsidR="00C4288B">
        <w:rPr>
          <w:rFonts w:ascii="宋体" w:hAnsi="宋体" w:hint="eastAsia"/>
          <w:szCs w:val="18"/>
        </w:rPr>
        <w:t>和</w:t>
      </w:r>
      <w:r w:rsidR="00C4288B">
        <w:rPr>
          <w:rFonts w:ascii="宋体" w:hAnsi="宋体"/>
          <w:szCs w:val="18"/>
        </w:rPr>
        <w:t>同步页面的功能，</w:t>
      </w:r>
      <w:r w:rsidR="00C4288B">
        <w:rPr>
          <w:rFonts w:ascii="宋体" w:hAnsi="宋体" w:hint="eastAsia"/>
          <w:szCs w:val="18"/>
        </w:rPr>
        <w:t>有助于提高</w:t>
      </w:r>
      <w:r w:rsidR="00C4288B">
        <w:rPr>
          <w:rFonts w:ascii="宋体" w:hAnsi="宋体"/>
          <w:szCs w:val="18"/>
        </w:rPr>
        <w:t>开发效率。</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733A94" w:rsidRPr="000D5152" w:rsidRDefault="00733A94" w:rsidP="000D5152">
      <w:pPr>
        <w:pStyle w:val="1"/>
        <w:rPr>
          <w:sz w:val="21"/>
          <w:szCs w:val="21"/>
        </w:rPr>
      </w:pPr>
      <w:r w:rsidRPr="000D5152">
        <w:rPr>
          <w:rFonts w:hint="eastAsia"/>
          <w:sz w:val="21"/>
          <w:szCs w:val="21"/>
        </w:rPr>
        <w:t>系统分析与设计</w:t>
      </w:r>
    </w:p>
    <w:p w:rsidR="00733A94" w:rsidRPr="00C0389A" w:rsidRDefault="00733A94" w:rsidP="000D5152">
      <w:pPr>
        <w:pStyle w:val="2"/>
        <w:spacing w:before="60" w:after="60"/>
      </w:pPr>
      <w:r w:rsidRPr="00C0389A">
        <w:rPr>
          <w:rFonts w:hint="eastAsia"/>
        </w:rPr>
        <w:t>总体设计</w:t>
      </w:r>
    </w:p>
    <w:p w:rsidR="00DE48AB" w:rsidRDefault="00DE48AB" w:rsidP="00DE48AB">
      <w:pPr>
        <w:ind w:firstLine="360"/>
        <w:rPr>
          <w:rFonts w:ascii="宋体" w:hAnsi="宋体" w:cs="宋体"/>
          <w:kern w:val="0"/>
          <w:szCs w:val="18"/>
        </w:rPr>
      </w:pPr>
      <w:r>
        <w:rPr>
          <w:rFonts w:ascii="宋体" w:hAnsi="宋体" w:cs="宋体" w:hint="eastAsia"/>
          <w:kern w:val="0"/>
          <w:szCs w:val="18"/>
        </w:rPr>
        <w:t>云总机运营管理系统是一个面向</w:t>
      </w:r>
      <w:r w:rsidRPr="00E34E15">
        <w:rPr>
          <w:rFonts w:ascii="宋体" w:hAnsi="宋体" w:cs="宋体" w:hint="eastAsia"/>
          <w:kern w:val="0"/>
          <w:szCs w:val="18"/>
        </w:rPr>
        <w:t>客户服务中心，产品售后中心，普通的办公总机等用户群体而设计的一个基于云计算而搭建的总机系统。</w:t>
      </w:r>
      <w:r>
        <w:rPr>
          <w:rFonts w:ascii="宋体" w:hAnsi="宋体" w:cs="宋体" w:hint="eastAsia"/>
          <w:kern w:val="0"/>
          <w:szCs w:val="18"/>
        </w:rPr>
        <w:t>目标</w:t>
      </w:r>
      <w:r w:rsidRPr="00E34E15">
        <w:rPr>
          <w:rFonts w:ascii="宋体" w:hAnsi="宋体" w:cs="宋体" w:hint="eastAsia"/>
          <w:kern w:val="0"/>
          <w:szCs w:val="18"/>
        </w:rPr>
        <w:t>客户</w:t>
      </w:r>
      <w:r>
        <w:rPr>
          <w:rFonts w:ascii="宋体" w:hAnsi="宋体" w:cs="宋体" w:hint="eastAsia"/>
          <w:kern w:val="0"/>
          <w:szCs w:val="18"/>
        </w:rPr>
        <w:t>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DE48AB" w:rsidRDefault="00DE48AB" w:rsidP="00DE48AB">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DE48AB" w:rsidRDefault="00DE48AB" w:rsidP="00DE48AB">
      <w:pPr>
        <w:ind w:firstLine="360"/>
        <w:rPr>
          <w:rFonts w:ascii="宋体" w:hAnsi="宋体" w:cs="宋体"/>
          <w:kern w:val="0"/>
          <w:szCs w:val="18"/>
        </w:rPr>
      </w:pPr>
      <w:r>
        <w:rPr>
          <w:rFonts w:ascii="宋体" w:hAnsi="宋体" w:cs="宋体" w:hint="eastAsia"/>
          <w:kern w:val="0"/>
          <w:szCs w:val="18"/>
        </w:rPr>
        <w:t>该系统的主要实现目标如下：</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系统实现了统一管理租赁云总机服务的政企；</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系统可以统一管理IVR分级菜单管理；</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系统可以灵活配置系统菜单并且为之匹配相应的角色；</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系统的业务伸缩性强，降低公司的开发成本。</w:t>
      </w:r>
    </w:p>
    <w:p w:rsidR="00733A94" w:rsidRPr="00DE48AB" w:rsidRDefault="00733A94" w:rsidP="00C0389A">
      <w:pPr>
        <w:pStyle w:val="a0"/>
        <w:ind w:firstLine="360"/>
      </w:pPr>
    </w:p>
    <w:p w:rsidR="002C54AB" w:rsidRDefault="00C0389A" w:rsidP="000D5152">
      <w:pPr>
        <w:pStyle w:val="2"/>
        <w:spacing w:before="60" w:after="60"/>
      </w:pPr>
      <w:r>
        <w:rPr>
          <w:rFonts w:hint="eastAsia"/>
        </w:rPr>
        <w:t>系统规则说明</w:t>
      </w:r>
    </w:p>
    <w:p w:rsidR="00DE48AB" w:rsidRDefault="00DE48AB" w:rsidP="00DE48AB">
      <w:pPr>
        <w:ind w:firstLine="360"/>
        <w:rPr>
          <w:szCs w:val="18"/>
        </w:rPr>
      </w:pPr>
      <w:r w:rsidRPr="00734C76">
        <w:rPr>
          <w:rFonts w:hint="eastAsia"/>
          <w:szCs w:val="18"/>
        </w:rPr>
        <w:t>本</w:t>
      </w:r>
      <w:r>
        <w:rPr>
          <w:rFonts w:hint="eastAsia"/>
          <w:szCs w:val="18"/>
        </w:rPr>
        <w:t>系统</w:t>
      </w:r>
      <w:r w:rsidRPr="00734C76">
        <w:rPr>
          <w:rFonts w:hint="eastAsia"/>
          <w:szCs w:val="18"/>
        </w:rPr>
        <w:t>主要分为</w:t>
      </w:r>
      <w:r>
        <w:rPr>
          <w:rFonts w:hint="eastAsia"/>
          <w:szCs w:val="18"/>
        </w:rPr>
        <w:t>超级管理员，</w:t>
      </w:r>
      <w:r>
        <w:rPr>
          <w:szCs w:val="18"/>
        </w:rPr>
        <w:t>运营管理员，租户管理员和普通分机用户四个角色</w:t>
      </w:r>
      <w:r w:rsidRPr="00734C76">
        <w:rPr>
          <w:rFonts w:hint="eastAsia"/>
          <w:szCs w:val="18"/>
        </w:rPr>
        <w:t>。</w:t>
      </w:r>
    </w:p>
    <w:p w:rsidR="00DE48AB" w:rsidRPr="00734C76" w:rsidRDefault="00DE48AB" w:rsidP="00DE48AB">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超级管理员</w:t>
      </w:r>
      <w:r>
        <w:rPr>
          <w:rFonts w:hint="eastAsia"/>
          <w:szCs w:val="18"/>
        </w:rPr>
        <w:t>角色</w:t>
      </w:r>
      <w:r>
        <w:rPr>
          <w:szCs w:val="18"/>
        </w:rPr>
        <w:t>的用</w:t>
      </w:r>
      <w:r>
        <w:rPr>
          <w:rFonts w:hint="eastAsia"/>
          <w:szCs w:val="18"/>
        </w:rPr>
        <w:t>例图</w:t>
      </w:r>
      <w:r>
        <w:rPr>
          <w:szCs w:val="18"/>
        </w:rPr>
        <w:t>如下：</w:t>
      </w:r>
    </w:p>
    <w:p w:rsidR="00904B1F" w:rsidRDefault="00E22EC5" w:rsidP="0024796A">
      <w:pPr>
        <w:keepNext/>
        <w:ind w:firstLineChars="0" w:firstLine="0"/>
        <w:jc w:val="center"/>
      </w:pPr>
      <w:r w:rsidRPr="00EF536A">
        <w:rPr>
          <w:noProof/>
        </w:rPr>
        <w:drawing>
          <wp:inline distT="0" distB="0" distL="0" distR="0" wp14:anchorId="47B0C51D" wp14:editId="6386CE77">
            <wp:extent cx="3155774" cy="1984076"/>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818" cy="198536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1</w:t>
      </w:r>
      <w:r w:rsidRPr="00CE1984">
        <w:rPr>
          <w:rFonts w:ascii="宋体" w:eastAsia="宋体" w:hAnsi="宋体"/>
          <w:sz w:val="15"/>
          <w:szCs w:val="15"/>
        </w:rPr>
        <w:fldChar w:fldCharType="end"/>
      </w:r>
      <w:r>
        <w:rPr>
          <w:rFonts w:ascii="宋体" w:eastAsia="宋体" w:hAnsi="宋体" w:hint="eastAsia"/>
          <w:sz w:val="15"/>
          <w:szCs w:val="15"/>
        </w:rPr>
        <w:t>超级管理员</w:t>
      </w:r>
      <w:r w:rsidRPr="00CE1984">
        <w:rPr>
          <w:rFonts w:ascii="宋体" w:eastAsia="宋体" w:hAnsi="宋体" w:hint="eastAsia"/>
          <w:sz w:val="15"/>
          <w:szCs w:val="15"/>
        </w:rPr>
        <w:t>用例图</w:t>
      </w:r>
    </w:p>
    <w:p w:rsidR="00DE48AB" w:rsidRDefault="00DE48AB" w:rsidP="00DE48AB">
      <w:pPr>
        <w:ind w:firstLine="360"/>
      </w:pPr>
      <w:r>
        <w:rPr>
          <w:rFonts w:hint="eastAsia"/>
        </w:rPr>
        <w:t>主要功能描述如下：</w:t>
      </w:r>
    </w:p>
    <w:p w:rsidR="00DE48AB" w:rsidRDefault="00DE48AB" w:rsidP="00DE48AB">
      <w:pPr>
        <w:numPr>
          <w:ilvl w:val="0"/>
          <w:numId w:val="3"/>
        </w:numPr>
        <w:ind w:firstLineChars="0"/>
        <w:rPr>
          <w:szCs w:val="18"/>
        </w:rPr>
      </w:pPr>
      <w:r w:rsidRPr="004B269C">
        <w:rPr>
          <w:rFonts w:hint="eastAsia"/>
          <w:szCs w:val="18"/>
        </w:rPr>
        <w:t>管理分机</w:t>
      </w:r>
      <w:r w:rsidRPr="004B269C">
        <w:rPr>
          <w:szCs w:val="18"/>
        </w:rPr>
        <w:t>和分机组</w:t>
      </w:r>
      <w:r w:rsidRPr="004B269C">
        <w:rPr>
          <w:rFonts w:hint="eastAsia"/>
          <w:szCs w:val="18"/>
        </w:rPr>
        <w:t>：</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r>
        <w:rPr>
          <w:rFonts w:hint="eastAsia"/>
          <w:szCs w:val="18"/>
        </w:rPr>
        <w:t>并且</w:t>
      </w:r>
      <w:r>
        <w:rPr>
          <w:szCs w:val="18"/>
        </w:rPr>
        <w:t>可通过分机组</w:t>
      </w:r>
      <w:r>
        <w:rPr>
          <w:rFonts w:hint="eastAsia"/>
          <w:szCs w:val="18"/>
        </w:rPr>
        <w:t>，</w:t>
      </w:r>
      <w:r>
        <w:rPr>
          <w:szCs w:val="18"/>
        </w:rPr>
        <w:t>分机号来筛选分机。</w:t>
      </w:r>
    </w:p>
    <w:p w:rsidR="00DE48AB" w:rsidRPr="004B269C" w:rsidRDefault="00DE48AB" w:rsidP="00DE48AB">
      <w:pPr>
        <w:numPr>
          <w:ilvl w:val="0"/>
          <w:numId w:val="3"/>
        </w:numPr>
        <w:ind w:firstLineChars="0"/>
        <w:rPr>
          <w:szCs w:val="18"/>
        </w:rPr>
      </w:pPr>
      <w:r>
        <w:rPr>
          <w:rFonts w:hint="eastAsia"/>
          <w:szCs w:val="18"/>
        </w:rPr>
        <w:t>管理网关</w:t>
      </w:r>
      <w:r>
        <w:rPr>
          <w:szCs w:val="18"/>
        </w:rPr>
        <w:t>和路由</w:t>
      </w:r>
      <w:r w:rsidRPr="004B269C">
        <w:rPr>
          <w:rFonts w:hint="eastAsia"/>
          <w:szCs w:val="18"/>
        </w:rPr>
        <w:t>：</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DE48AB" w:rsidRDefault="00DE48AB" w:rsidP="00DE48AB">
      <w:pPr>
        <w:numPr>
          <w:ilvl w:val="0"/>
          <w:numId w:val="3"/>
        </w:numPr>
        <w:ind w:firstLineChars="0"/>
        <w:rPr>
          <w:szCs w:val="18"/>
        </w:rPr>
      </w:pPr>
      <w:r>
        <w:rPr>
          <w:rFonts w:hint="eastAsia"/>
          <w:szCs w:val="18"/>
        </w:rPr>
        <w:t>设置号码</w:t>
      </w:r>
      <w:r>
        <w:rPr>
          <w:szCs w:val="18"/>
        </w:rPr>
        <w:t>变换</w:t>
      </w:r>
      <w:r>
        <w:rPr>
          <w:rFonts w:hint="eastAsia"/>
          <w:szCs w:val="18"/>
        </w:rPr>
        <w:t>：在分机管理</w:t>
      </w:r>
      <w:r>
        <w:rPr>
          <w:szCs w:val="18"/>
        </w:rPr>
        <w:t>模块，可添加</w:t>
      </w:r>
      <w:r>
        <w:rPr>
          <w:rFonts w:hint="eastAsia"/>
          <w:szCs w:val="18"/>
        </w:rPr>
        <w:t>，</w:t>
      </w:r>
      <w:r>
        <w:rPr>
          <w:szCs w:val="18"/>
        </w:rPr>
        <w:t>删除</w:t>
      </w:r>
      <w:r>
        <w:rPr>
          <w:rFonts w:hint="eastAsia"/>
          <w:szCs w:val="18"/>
        </w:rPr>
        <w:t>，</w:t>
      </w:r>
      <w:r>
        <w:rPr>
          <w:szCs w:val="18"/>
        </w:rPr>
        <w:t>编辑</w:t>
      </w:r>
      <w:r>
        <w:rPr>
          <w:rFonts w:hint="eastAsia"/>
          <w:szCs w:val="18"/>
        </w:rPr>
        <w:t>，</w:t>
      </w:r>
      <w:r>
        <w:rPr>
          <w:szCs w:val="18"/>
        </w:rPr>
        <w:t>查看号码</w:t>
      </w:r>
      <w:r>
        <w:rPr>
          <w:rFonts w:hint="eastAsia"/>
          <w:szCs w:val="18"/>
        </w:rPr>
        <w:t>变换</w:t>
      </w:r>
      <w:r>
        <w:rPr>
          <w:szCs w:val="18"/>
        </w:rPr>
        <w:t>规则。</w:t>
      </w:r>
    </w:p>
    <w:p w:rsidR="00DE48AB" w:rsidRDefault="00DE48AB" w:rsidP="00DE48AB">
      <w:pPr>
        <w:numPr>
          <w:ilvl w:val="0"/>
          <w:numId w:val="3"/>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DE48AB" w:rsidRDefault="00DE48AB" w:rsidP="00DE48AB">
      <w:pPr>
        <w:numPr>
          <w:ilvl w:val="0"/>
          <w:numId w:val="3"/>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DE48AB" w:rsidRDefault="00DE48AB" w:rsidP="00DE48AB">
      <w:pPr>
        <w:numPr>
          <w:ilvl w:val="0"/>
          <w:numId w:val="3"/>
        </w:numPr>
        <w:ind w:firstLineChars="0"/>
        <w:rPr>
          <w:szCs w:val="18"/>
        </w:rPr>
      </w:pPr>
      <w:r>
        <w:rPr>
          <w:rFonts w:hint="eastAsia"/>
          <w:szCs w:val="18"/>
        </w:rPr>
        <w:t>设置工作</w:t>
      </w:r>
      <w:r>
        <w:rPr>
          <w:szCs w:val="18"/>
        </w:rPr>
        <w:t>时间</w:t>
      </w:r>
      <w:r>
        <w:rPr>
          <w:rFonts w:hint="eastAsia"/>
          <w:szCs w:val="18"/>
        </w:rPr>
        <w:t>：超级管理员可以设置当前</w:t>
      </w:r>
      <w:r>
        <w:rPr>
          <w:szCs w:val="18"/>
        </w:rPr>
        <w:t>一年的工作时间</w:t>
      </w:r>
      <w:r>
        <w:rPr>
          <w:rFonts w:hint="eastAsia"/>
          <w:szCs w:val="18"/>
        </w:rPr>
        <w:t>以及</w:t>
      </w:r>
      <w:r>
        <w:rPr>
          <w:szCs w:val="18"/>
        </w:rPr>
        <w:t>节假日等</w:t>
      </w:r>
      <w:r>
        <w:rPr>
          <w:rFonts w:hint="eastAsia"/>
          <w:szCs w:val="18"/>
        </w:rPr>
        <w:t>。</w:t>
      </w:r>
    </w:p>
    <w:p w:rsidR="00DE48AB" w:rsidRDefault="00DE48AB" w:rsidP="00DE48AB">
      <w:pPr>
        <w:numPr>
          <w:ilvl w:val="0"/>
          <w:numId w:val="3"/>
        </w:numPr>
        <w:ind w:firstLineChars="0"/>
        <w:rPr>
          <w:szCs w:val="18"/>
        </w:rPr>
      </w:pPr>
      <w:r>
        <w:rPr>
          <w:rFonts w:hint="eastAsia"/>
          <w:szCs w:val="18"/>
        </w:rPr>
        <w:t>IVR</w:t>
      </w:r>
      <w:r>
        <w:rPr>
          <w:rFonts w:hint="eastAsia"/>
          <w:szCs w:val="18"/>
        </w:rPr>
        <w:t>管理：添加</w:t>
      </w:r>
      <w:r>
        <w:rPr>
          <w:szCs w:val="18"/>
        </w:rPr>
        <w:t>，删除，查看，编辑</w:t>
      </w:r>
      <w:r>
        <w:rPr>
          <w:szCs w:val="18"/>
        </w:rPr>
        <w:t>IVR</w:t>
      </w:r>
      <w:r>
        <w:rPr>
          <w:szCs w:val="18"/>
        </w:rPr>
        <w:t>菜单或者</w:t>
      </w:r>
      <w:r>
        <w:rPr>
          <w:szCs w:val="18"/>
        </w:rPr>
        <w:t>IVR</w:t>
      </w:r>
      <w:r>
        <w:rPr>
          <w:szCs w:val="18"/>
        </w:rPr>
        <w:t>子菜单。</w:t>
      </w:r>
    </w:p>
    <w:p w:rsidR="00DE48AB" w:rsidRDefault="00DE48AB" w:rsidP="00DE48AB">
      <w:pPr>
        <w:numPr>
          <w:ilvl w:val="0"/>
          <w:numId w:val="3"/>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DE48AB" w:rsidRDefault="00DE48AB" w:rsidP="00DE48AB">
      <w:pPr>
        <w:numPr>
          <w:ilvl w:val="0"/>
          <w:numId w:val="3"/>
        </w:numPr>
        <w:ind w:firstLineChars="0"/>
        <w:rPr>
          <w:szCs w:val="18"/>
        </w:rPr>
      </w:pPr>
      <w:r>
        <w:rPr>
          <w:rFonts w:hint="eastAsia"/>
          <w:szCs w:val="18"/>
        </w:rPr>
        <w:t>黑名单</w:t>
      </w:r>
      <w:r>
        <w:rPr>
          <w:szCs w:val="18"/>
        </w:rPr>
        <w:t>管理：添加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Pr="00734C76" w:rsidRDefault="00DE48AB" w:rsidP="00DE48AB">
      <w:pPr>
        <w:numPr>
          <w:ilvl w:val="0"/>
          <w:numId w:val="3"/>
        </w:numPr>
        <w:ind w:firstLineChars="0"/>
        <w:rPr>
          <w:szCs w:val="18"/>
        </w:rPr>
      </w:pPr>
      <w:r>
        <w:rPr>
          <w:rFonts w:hint="eastAsia"/>
          <w:szCs w:val="18"/>
        </w:rPr>
        <w:t>修改密码</w:t>
      </w:r>
      <w:r>
        <w:rPr>
          <w:szCs w:val="18"/>
        </w:rPr>
        <w:t>：</w:t>
      </w:r>
      <w:r>
        <w:rPr>
          <w:rFonts w:hint="eastAsia"/>
          <w:szCs w:val="18"/>
        </w:rPr>
        <w:t>通过</w:t>
      </w:r>
      <w:r>
        <w:rPr>
          <w:szCs w:val="18"/>
        </w:rPr>
        <w:t>输入原密码和两次新密码可进行</w:t>
      </w:r>
      <w:r>
        <w:rPr>
          <w:szCs w:val="18"/>
        </w:rPr>
        <w:lastRenderedPageBreak/>
        <w:t>密码修改功能。</w:t>
      </w:r>
    </w:p>
    <w:p w:rsidR="00DE48AB" w:rsidRDefault="00DE48AB" w:rsidP="0024796A">
      <w:pPr>
        <w:pStyle w:val="a0"/>
        <w:ind w:firstLine="360"/>
        <w:rPr>
          <w:szCs w:val="18"/>
        </w:rPr>
      </w:pPr>
      <w:r>
        <w:rPr>
          <w:rFonts w:hint="eastAsia"/>
          <w:szCs w:val="18"/>
        </w:rPr>
        <w:t>租户</w:t>
      </w:r>
      <w:r>
        <w:rPr>
          <w:szCs w:val="18"/>
        </w:rPr>
        <w:t>管理员</w:t>
      </w:r>
      <w:r>
        <w:rPr>
          <w:rFonts w:hint="eastAsia"/>
          <w:szCs w:val="18"/>
        </w:rPr>
        <w:t>是指</w:t>
      </w:r>
      <w:r>
        <w:rPr>
          <w:szCs w:val="18"/>
        </w:rPr>
        <w:t>本系统的使用</w:t>
      </w:r>
      <w:r>
        <w:rPr>
          <w:rFonts w:hint="eastAsia"/>
          <w:szCs w:val="18"/>
        </w:rPr>
        <w:t>者租户</w:t>
      </w:r>
      <w:r>
        <w:rPr>
          <w:szCs w:val="18"/>
        </w:rPr>
        <w:t>的管理员，</w:t>
      </w:r>
      <w:r>
        <w:rPr>
          <w:rFonts w:hint="eastAsia"/>
          <w:szCs w:val="18"/>
        </w:rPr>
        <w:t>租户</w:t>
      </w:r>
      <w:r>
        <w:rPr>
          <w:szCs w:val="18"/>
        </w:rPr>
        <w:t>代表某个企业，</w:t>
      </w:r>
      <w:r>
        <w:rPr>
          <w:rFonts w:hint="eastAsia"/>
          <w:szCs w:val="18"/>
        </w:rPr>
        <w:t>而</w:t>
      </w:r>
      <w:r>
        <w:rPr>
          <w:szCs w:val="18"/>
        </w:rPr>
        <w:t>其管理员则可以管理自己企业下的分机，</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w:t>
      </w:r>
      <w:r>
        <w:rPr>
          <w:rFonts w:hint="eastAsia"/>
          <w:szCs w:val="18"/>
        </w:rPr>
        <w:t>租户</w:t>
      </w:r>
      <w:r>
        <w:rPr>
          <w:szCs w:val="18"/>
        </w:rPr>
        <w:t>管理员</w:t>
      </w:r>
      <w:r>
        <w:rPr>
          <w:rFonts w:hint="eastAsia"/>
          <w:szCs w:val="18"/>
        </w:rPr>
        <w:t>角色</w:t>
      </w:r>
      <w:r>
        <w:rPr>
          <w:szCs w:val="18"/>
        </w:rPr>
        <w:t>的用例</w:t>
      </w:r>
      <w:r>
        <w:rPr>
          <w:rFonts w:hint="eastAsia"/>
          <w:szCs w:val="18"/>
        </w:rPr>
        <w:t>图</w:t>
      </w:r>
      <w:r>
        <w:rPr>
          <w:szCs w:val="18"/>
        </w:rPr>
        <w:t>如下：</w:t>
      </w:r>
    </w:p>
    <w:p w:rsidR="00904B1F" w:rsidRDefault="00E22EC5" w:rsidP="0024796A">
      <w:pPr>
        <w:pStyle w:val="a0"/>
        <w:keepNext/>
        <w:ind w:firstLineChars="0" w:firstLine="0"/>
        <w:jc w:val="left"/>
      </w:pPr>
      <w:r w:rsidRPr="00EF536A">
        <w:rPr>
          <w:noProof/>
        </w:rPr>
        <w:drawing>
          <wp:inline distT="0" distB="0" distL="0" distR="0">
            <wp:extent cx="2968047" cy="204446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749" cy="205252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2</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租户管理员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DE48AB" w:rsidRDefault="00DE48AB" w:rsidP="00DE48AB">
      <w:pPr>
        <w:pStyle w:val="a0"/>
        <w:numPr>
          <w:ilvl w:val="0"/>
          <w:numId w:val="2"/>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设置</w:t>
      </w:r>
      <w:r>
        <w:rPr>
          <w:szCs w:val="18"/>
        </w:rPr>
        <w:t>工作时间</w:t>
      </w:r>
      <w:r>
        <w:rPr>
          <w:rFonts w:hint="eastAsia"/>
          <w:szCs w:val="18"/>
        </w:rPr>
        <w:t>：租户管理员可以设置当前</w:t>
      </w:r>
      <w:r>
        <w:rPr>
          <w:szCs w:val="18"/>
        </w:rPr>
        <w:t>一年的工作时间</w:t>
      </w:r>
      <w:r>
        <w:rPr>
          <w:rFonts w:hint="eastAsia"/>
          <w:szCs w:val="18"/>
        </w:rPr>
        <w:t>以及</w:t>
      </w:r>
      <w:r>
        <w:rPr>
          <w:szCs w:val="18"/>
        </w:rPr>
        <w:t>节假日等</w:t>
      </w:r>
      <w:r>
        <w:rPr>
          <w:rFonts w:hint="eastAsia"/>
          <w:szCs w:val="18"/>
        </w:rPr>
        <w:t>。</w:t>
      </w:r>
    </w:p>
    <w:p w:rsidR="00DE48AB" w:rsidRPr="00B61380" w:rsidRDefault="00DE48AB" w:rsidP="00DE48AB">
      <w:pPr>
        <w:pStyle w:val="a0"/>
        <w:numPr>
          <w:ilvl w:val="0"/>
          <w:numId w:val="2"/>
        </w:numPr>
        <w:ind w:firstLineChars="0"/>
        <w:rPr>
          <w:szCs w:val="18"/>
        </w:rPr>
      </w:pPr>
      <w:r>
        <w:rPr>
          <w:rFonts w:hint="eastAsia"/>
          <w:szCs w:val="18"/>
        </w:rPr>
        <w:t>黑名单</w:t>
      </w:r>
      <w:r>
        <w:rPr>
          <w:szCs w:val="18"/>
        </w:rPr>
        <w:t>管理</w:t>
      </w:r>
      <w:r>
        <w:rPr>
          <w:rFonts w:hint="eastAsia"/>
          <w:szCs w:val="18"/>
        </w:rPr>
        <w:t>：</w:t>
      </w:r>
      <w:r>
        <w:rPr>
          <w:szCs w:val="18"/>
        </w:rPr>
        <w:t>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通过分机管理模块添加或者批量添加</w:t>
      </w:r>
      <w:r>
        <w:rPr>
          <w:rFonts w:hint="eastAsia"/>
          <w:szCs w:val="18"/>
        </w:rPr>
        <w:t>分机，</w:t>
      </w:r>
      <w:r>
        <w:rPr>
          <w:szCs w:val="18"/>
        </w:rPr>
        <w:t>批量重置分机密码，删除</w:t>
      </w:r>
      <w:r>
        <w:rPr>
          <w:rFonts w:hint="eastAsia"/>
          <w:szCs w:val="18"/>
        </w:rPr>
        <w:t>、</w:t>
      </w:r>
      <w:r>
        <w:rPr>
          <w:szCs w:val="18"/>
        </w:rPr>
        <w:t>编辑分机等，</w:t>
      </w:r>
      <w:r>
        <w:rPr>
          <w:rFonts w:hint="eastAsia"/>
          <w:szCs w:val="18"/>
        </w:rPr>
        <w:t>在</w:t>
      </w:r>
      <w:r>
        <w:rPr>
          <w:szCs w:val="18"/>
        </w:rPr>
        <w:t>添加分机组后，可对每个分机设置分机组。</w:t>
      </w:r>
    </w:p>
    <w:p w:rsidR="00DE48AB" w:rsidRDefault="00DE48AB" w:rsidP="00DE48AB">
      <w:pPr>
        <w:pStyle w:val="a0"/>
        <w:numPr>
          <w:ilvl w:val="0"/>
          <w:numId w:val="2"/>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DE48AB" w:rsidRDefault="00DE48AB" w:rsidP="00DE48AB">
      <w:pPr>
        <w:pStyle w:val="a0"/>
        <w:numPr>
          <w:ilvl w:val="0"/>
          <w:numId w:val="2"/>
        </w:numPr>
        <w:ind w:firstLineChars="0"/>
        <w:rPr>
          <w:szCs w:val="18"/>
        </w:rPr>
      </w:pPr>
      <w:r>
        <w:rPr>
          <w:rFonts w:hint="eastAsia"/>
          <w:szCs w:val="18"/>
        </w:rPr>
        <w:t>修改密码：通过</w:t>
      </w:r>
      <w:r>
        <w:rPr>
          <w:szCs w:val="18"/>
        </w:rPr>
        <w:t>输入原密码和两次新密码可进行密码修改功能。</w:t>
      </w:r>
    </w:p>
    <w:p w:rsidR="0024796A" w:rsidRDefault="00DE48AB" w:rsidP="0024796A">
      <w:pPr>
        <w:pStyle w:val="a0"/>
        <w:ind w:left="357"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。运营</w:t>
      </w:r>
      <w:r>
        <w:rPr>
          <w:szCs w:val="18"/>
        </w:rPr>
        <w:t>管理员</w:t>
      </w:r>
      <w:r>
        <w:rPr>
          <w:rFonts w:hint="eastAsia"/>
          <w:szCs w:val="18"/>
        </w:rPr>
        <w:t>角色</w:t>
      </w:r>
      <w:r>
        <w:rPr>
          <w:szCs w:val="18"/>
        </w:rPr>
        <w:t>的用例</w:t>
      </w:r>
      <w:r>
        <w:rPr>
          <w:rFonts w:hint="eastAsia"/>
          <w:szCs w:val="18"/>
        </w:rPr>
        <w:t>图</w:t>
      </w:r>
      <w:r>
        <w:rPr>
          <w:szCs w:val="18"/>
        </w:rPr>
        <w:t>如下：</w:t>
      </w:r>
    </w:p>
    <w:p w:rsidR="00DE48AB" w:rsidRPr="0024796A" w:rsidRDefault="00E22EC5" w:rsidP="0024796A">
      <w:pPr>
        <w:pStyle w:val="a0"/>
        <w:ind w:left="357" w:firstLine="360"/>
        <w:rPr>
          <w:szCs w:val="18"/>
        </w:rPr>
      </w:pPr>
      <w:r w:rsidRPr="00EF536A">
        <w:rPr>
          <w:noProof/>
        </w:rPr>
        <w:drawing>
          <wp:inline distT="0" distB="0" distL="0" distR="0">
            <wp:extent cx="2130155" cy="1794295"/>
            <wp:effectExtent l="0" t="0" r="381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149" t="11271" r="10283" b="7713"/>
                    <a:stretch/>
                  </pic:blipFill>
                  <pic:spPr bwMode="auto">
                    <a:xfrm>
                      <a:off x="0" y="0"/>
                      <a:ext cx="2155393" cy="1815554"/>
                    </a:xfrm>
                    <a:prstGeom prst="rect">
                      <a:avLst/>
                    </a:prstGeom>
                    <a:noFill/>
                    <a:ln>
                      <a:noFill/>
                    </a:ln>
                    <a:extLst>
                      <a:ext uri="{53640926-AAD7-44D8-BBD7-CCE9431645EC}">
                        <a14:shadowObscured xmlns:a14="http://schemas.microsoft.com/office/drawing/2010/main"/>
                      </a:ext>
                    </a:extLst>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3</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运营管理员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DE48AB" w:rsidRDefault="00DE48AB" w:rsidP="00DE48AB">
      <w:pPr>
        <w:pStyle w:val="a0"/>
        <w:numPr>
          <w:ilvl w:val="0"/>
          <w:numId w:val="2"/>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DE48AB" w:rsidRPr="00B61380" w:rsidRDefault="00DE48AB" w:rsidP="00DE48AB">
      <w:pPr>
        <w:pStyle w:val="a0"/>
        <w:numPr>
          <w:ilvl w:val="0"/>
          <w:numId w:val="2"/>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DE48AB" w:rsidRDefault="00DE48AB" w:rsidP="005F0BD9">
      <w:pPr>
        <w:pStyle w:val="a0"/>
        <w:ind w:left="357"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w:t>
      </w:r>
      <w:r>
        <w:rPr>
          <w:rFonts w:hint="eastAsia"/>
          <w:szCs w:val="18"/>
        </w:rPr>
        <w:t>分机用户</w:t>
      </w:r>
      <w:r>
        <w:rPr>
          <w:szCs w:val="18"/>
        </w:rPr>
        <w:t>还可以修改</w:t>
      </w:r>
      <w:r>
        <w:rPr>
          <w:rFonts w:hint="eastAsia"/>
          <w:szCs w:val="18"/>
        </w:rPr>
        <w:t>自己</w:t>
      </w:r>
      <w:r>
        <w:rPr>
          <w:szCs w:val="18"/>
        </w:rPr>
        <w:t>分机</w:t>
      </w:r>
      <w:r>
        <w:rPr>
          <w:rFonts w:hint="eastAsia"/>
          <w:szCs w:val="18"/>
        </w:rPr>
        <w:t>的</w:t>
      </w:r>
      <w:r>
        <w:rPr>
          <w:szCs w:val="18"/>
        </w:rPr>
        <w:t>密码</w:t>
      </w:r>
      <w:r>
        <w:rPr>
          <w:rFonts w:hint="eastAsia"/>
          <w:szCs w:val="18"/>
        </w:rPr>
        <w:t>。普通</w:t>
      </w:r>
      <w:r>
        <w:rPr>
          <w:szCs w:val="18"/>
        </w:rPr>
        <w:t>分机用户</w:t>
      </w:r>
      <w:r>
        <w:rPr>
          <w:rFonts w:hint="eastAsia"/>
          <w:szCs w:val="18"/>
        </w:rPr>
        <w:t>角色</w:t>
      </w:r>
      <w:r>
        <w:rPr>
          <w:szCs w:val="18"/>
        </w:rPr>
        <w:t>的用例</w:t>
      </w:r>
      <w:r>
        <w:rPr>
          <w:rFonts w:hint="eastAsia"/>
          <w:szCs w:val="18"/>
        </w:rPr>
        <w:t>图</w:t>
      </w:r>
      <w:r>
        <w:rPr>
          <w:szCs w:val="18"/>
        </w:rPr>
        <w:t>如下：</w:t>
      </w:r>
    </w:p>
    <w:p w:rsidR="00DE48AB" w:rsidRDefault="00E22EC5" w:rsidP="0024796A">
      <w:pPr>
        <w:pStyle w:val="a0"/>
        <w:keepNext/>
        <w:ind w:firstLineChars="0" w:firstLine="0"/>
        <w:jc w:val="left"/>
      </w:pPr>
      <w:r w:rsidRPr="00EF536A">
        <w:rPr>
          <w:noProof/>
        </w:rPr>
        <w:drawing>
          <wp:inline distT="0" distB="0" distL="0" distR="0">
            <wp:extent cx="3114136" cy="2139321"/>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0380" cy="2143611"/>
                    </a:xfrm>
                    <a:prstGeom prst="rect">
                      <a:avLst/>
                    </a:prstGeom>
                    <a:noFill/>
                    <a:ln>
                      <a:noFill/>
                    </a:ln>
                  </pic:spPr>
                </pic:pic>
              </a:graphicData>
            </a:graphic>
          </wp:inline>
        </w:drawing>
      </w:r>
    </w:p>
    <w:p w:rsidR="005F0BD9" w:rsidRPr="00CE1984" w:rsidRDefault="005F0BD9" w:rsidP="005F0BD9">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4</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普通分机</w:t>
      </w:r>
      <w:r>
        <w:rPr>
          <w:rFonts w:ascii="宋体" w:eastAsia="宋体" w:hAnsi="宋体"/>
          <w:sz w:val="15"/>
          <w:szCs w:val="15"/>
        </w:rPr>
        <w:t>用户</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5F0BD9" w:rsidRDefault="005F0BD9" w:rsidP="005F0BD9">
      <w:pPr>
        <w:pStyle w:val="a0"/>
        <w:numPr>
          <w:ilvl w:val="0"/>
          <w:numId w:val="2"/>
        </w:numPr>
        <w:ind w:firstLineChars="0"/>
        <w:rPr>
          <w:szCs w:val="18"/>
        </w:rPr>
      </w:pPr>
      <w:r>
        <w:rPr>
          <w:rFonts w:hint="eastAsia"/>
          <w:szCs w:val="18"/>
        </w:rPr>
        <w:t>设置</w:t>
      </w:r>
      <w:r>
        <w:rPr>
          <w:szCs w:val="18"/>
        </w:rPr>
        <w:t>免打扰</w:t>
      </w:r>
      <w:r>
        <w:rPr>
          <w:rFonts w:hint="eastAsia"/>
          <w:szCs w:val="18"/>
        </w:rPr>
        <w:t>：在查看分机</w:t>
      </w:r>
      <w:r>
        <w:rPr>
          <w:szCs w:val="18"/>
        </w:rPr>
        <w:t>信息页面，通过设置免打扰</w:t>
      </w:r>
      <w:r>
        <w:rPr>
          <w:rFonts w:hint="eastAsia"/>
          <w:szCs w:val="18"/>
        </w:rPr>
        <w:t>开关</w:t>
      </w:r>
      <w:r>
        <w:rPr>
          <w:szCs w:val="18"/>
        </w:rPr>
        <w:t>进行分机免打扰设置</w:t>
      </w:r>
      <w:r>
        <w:rPr>
          <w:rFonts w:hint="eastAsia"/>
          <w:szCs w:val="18"/>
        </w:rPr>
        <w:t>。</w:t>
      </w:r>
    </w:p>
    <w:p w:rsidR="005F0BD9" w:rsidRDefault="005F0BD9" w:rsidP="005F0BD9">
      <w:pPr>
        <w:pStyle w:val="a0"/>
        <w:numPr>
          <w:ilvl w:val="0"/>
          <w:numId w:val="2"/>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5F0BD9" w:rsidRDefault="005F0BD9" w:rsidP="005F0BD9">
      <w:pPr>
        <w:pStyle w:val="a0"/>
        <w:numPr>
          <w:ilvl w:val="0"/>
          <w:numId w:val="2"/>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5F0BD9" w:rsidRDefault="005F0BD9" w:rsidP="005F0BD9">
      <w:pPr>
        <w:pStyle w:val="a0"/>
        <w:numPr>
          <w:ilvl w:val="0"/>
          <w:numId w:val="2"/>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5F0BD9" w:rsidRDefault="005F0BD9" w:rsidP="005F0BD9">
      <w:pPr>
        <w:pStyle w:val="a0"/>
        <w:numPr>
          <w:ilvl w:val="0"/>
          <w:numId w:val="2"/>
        </w:numPr>
        <w:ind w:firstLineChars="0"/>
        <w:rPr>
          <w:szCs w:val="18"/>
        </w:rPr>
      </w:pPr>
      <w:r>
        <w:rPr>
          <w:rFonts w:hint="eastAsia"/>
          <w:szCs w:val="18"/>
        </w:rPr>
        <w:t>查看</w:t>
      </w:r>
      <w:r>
        <w:rPr>
          <w:szCs w:val="18"/>
        </w:rPr>
        <w:t>留言记录：</w:t>
      </w:r>
      <w:r>
        <w:rPr>
          <w:rFonts w:hint="eastAsia"/>
          <w:szCs w:val="18"/>
        </w:rPr>
        <w:t>在</w:t>
      </w:r>
      <w:r>
        <w:rPr>
          <w:szCs w:val="18"/>
        </w:rPr>
        <w:t>留言</w:t>
      </w:r>
      <w:r>
        <w:rPr>
          <w:rFonts w:hint="eastAsia"/>
          <w:szCs w:val="18"/>
        </w:rPr>
        <w:t>记录页面，分机用户可以查看到与自己相关的</w:t>
      </w:r>
      <w:r>
        <w:rPr>
          <w:szCs w:val="18"/>
        </w:rPr>
        <w:t>留言</w:t>
      </w:r>
      <w:r>
        <w:rPr>
          <w:rFonts w:hint="eastAsia"/>
          <w:szCs w:val="18"/>
        </w:rPr>
        <w:t>记录，并且可以下载每个</w:t>
      </w:r>
      <w:r>
        <w:rPr>
          <w:szCs w:val="18"/>
        </w:rPr>
        <w:t>留言记录</w:t>
      </w:r>
      <w:r>
        <w:rPr>
          <w:rFonts w:hint="eastAsia"/>
          <w:szCs w:val="18"/>
        </w:rPr>
        <w:t>对应</w:t>
      </w:r>
      <w:r>
        <w:rPr>
          <w:szCs w:val="18"/>
        </w:rPr>
        <w:t>的音频文件</w:t>
      </w:r>
      <w:r>
        <w:rPr>
          <w:rFonts w:hint="eastAsia"/>
          <w:szCs w:val="18"/>
        </w:rPr>
        <w:t>。</w:t>
      </w:r>
    </w:p>
    <w:p w:rsidR="005F0BD9" w:rsidRPr="00B61380" w:rsidRDefault="005F0BD9" w:rsidP="005F0BD9">
      <w:pPr>
        <w:pStyle w:val="a0"/>
        <w:numPr>
          <w:ilvl w:val="0"/>
          <w:numId w:val="2"/>
        </w:numPr>
        <w:ind w:firstLineChars="0"/>
        <w:rPr>
          <w:szCs w:val="18"/>
        </w:rPr>
      </w:pPr>
      <w:r>
        <w:rPr>
          <w:rFonts w:hint="eastAsia"/>
          <w:szCs w:val="18"/>
        </w:rPr>
        <w:t>批量</w:t>
      </w:r>
      <w:r>
        <w:rPr>
          <w:szCs w:val="18"/>
        </w:rPr>
        <w:t>删除留言记录：</w:t>
      </w:r>
      <w:r>
        <w:rPr>
          <w:rFonts w:hint="eastAsia"/>
          <w:szCs w:val="18"/>
        </w:rPr>
        <w:t>在</w:t>
      </w:r>
      <w:r>
        <w:rPr>
          <w:szCs w:val="18"/>
        </w:rPr>
        <w:t>留言记录页面，分机用户可以</w:t>
      </w:r>
      <w:r>
        <w:rPr>
          <w:rFonts w:hint="eastAsia"/>
          <w:szCs w:val="18"/>
        </w:rPr>
        <w:t>选中</w:t>
      </w:r>
      <w:r>
        <w:rPr>
          <w:szCs w:val="18"/>
        </w:rPr>
        <w:t>需要删除的留言，点击批量删除按钮</w:t>
      </w:r>
      <w:r>
        <w:rPr>
          <w:rFonts w:hint="eastAsia"/>
          <w:szCs w:val="18"/>
        </w:rPr>
        <w:t>删除</w:t>
      </w:r>
      <w:r>
        <w:rPr>
          <w:szCs w:val="18"/>
        </w:rPr>
        <w:t>选中的留言记录。</w:t>
      </w:r>
    </w:p>
    <w:p w:rsidR="00DE48AB" w:rsidRPr="005F0BD9" w:rsidRDefault="00DE48AB" w:rsidP="00DE48AB">
      <w:pPr>
        <w:pStyle w:val="a0"/>
        <w:ind w:left="360" w:firstLineChars="0" w:firstLine="0"/>
        <w:rPr>
          <w:szCs w:val="18"/>
        </w:rPr>
      </w:pPr>
    </w:p>
    <w:p w:rsidR="00C0389A" w:rsidRDefault="00C0389A" w:rsidP="0024796A">
      <w:pPr>
        <w:pStyle w:val="2"/>
        <w:spacing w:before="60" w:after="60"/>
      </w:pPr>
      <w:r>
        <w:rPr>
          <w:rFonts w:hint="eastAsia"/>
        </w:rPr>
        <w:lastRenderedPageBreak/>
        <w:t>系统数据库设计</w:t>
      </w:r>
    </w:p>
    <w:p w:rsidR="00557749" w:rsidRPr="0024796A" w:rsidRDefault="00E054F3" w:rsidP="0024796A">
      <w:pPr>
        <w:pStyle w:val="3"/>
      </w:pPr>
      <w:r w:rsidRPr="0024796A">
        <w:rPr>
          <w:rFonts w:hint="eastAsia"/>
        </w:rPr>
        <w:t>主要数据表</w:t>
      </w:r>
    </w:p>
    <w:p w:rsidR="00904B1F" w:rsidRPr="00CE1984" w:rsidRDefault="00904B1F" w:rsidP="00F53740">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1</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sidR="00706578">
        <w:rPr>
          <w:rFonts w:ascii="宋体" w:eastAsia="宋体" w:hAnsi="宋体"/>
          <w:sz w:val="15"/>
          <w:szCs w:val="15"/>
        </w:rPr>
        <w:t xml:space="preserve"> </w:t>
      </w:r>
      <w:r w:rsidR="00F53740">
        <w:rPr>
          <w:rFonts w:ascii="宋体" w:eastAsia="宋体" w:hAnsi="宋体" w:hint="eastAsia"/>
          <w:sz w:val="15"/>
          <w:szCs w:val="15"/>
        </w:rPr>
        <w:t>用户</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270"/>
        <w:gridCol w:w="476"/>
        <w:gridCol w:w="634"/>
        <w:gridCol w:w="1111"/>
      </w:tblGrid>
      <w:tr w:rsidR="00F53740" w:rsidRPr="00491B90" w:rsidTr="00761D1D">
        <w:trPr>
          <w:trHeight w:val="20"/>
        </w:trPr>
        <w:tc>
          <w:tcPr>
            <w:tcW w:w="1203"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81"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1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690"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0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81"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F53740" w:rsidTr="00761D1D">
        <w:trPr>
          <w:trHeight w:val="20"/>
        </w:trPr>
        <w:tc>
          <w:tcPr>
            <w:tcW w:w="1203" w:type="pct"/>
            <w:shd w:val="clear" w:color="auto" w:fill="auto"/>
          </w:tcPr>
          <w:p w:rsidR="00F53740" w:rsidRPr="00914DE3" w:rsidRDefault="00F53740"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username</w:t>
            </w:r>
          </w:p>
        </w:tc>
        <w:tc>
          <w:tcPr>
            <w:tcW w:w="1381"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password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密码</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F53740" w:rsidRPr="00491B90" w:rsidTr="00761D1D">
        <w:trPr>
          <w:trHeight w:val="20"/>
        </w:trPr>
        <w:tc>
          <w:tcPr>
            <w:tcW w:w="1203"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904B1F" w:rsidRPr="00CE1984" w:rsidRDefault="00904B1F" w:rsidP="00491B90">
      <w:pPr>
        <w:ind w:firstLineChars="0" w:firstLine="0"/>
        <w:rPr>
          <w:rFonts w:ascii="宋体" w:hAnsi="宋体"/>
          <w:sz w:val="15"/>
          <w:szCs w:val="15"/>
        </w:rPr>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2</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00F53740">
        <w:rPr>
          <w:rFonts w:ascii="宋体" w:eastAsia="宋体" w:hAnsi="宋体" w:hint="eastAsia"/>
          <w:sz w:val="15"/>
          <w:szCs w:val="15"/>
        </w:rPr>
        <w:t>角色</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333"/>
        <w:gridCol w:w="435"/>
        <w:gridCol w:w="615"/>
        <w:gridCol w:w="971"/>
      </w:tblGrid>
      <w:tr w:rsidR="00F53740" w:rsidRPr="00491B90" w:rsidTr="00E47988">
        <w:trPr>
          <w:trHeight w:val="20"/>
        </w:trPr>
        <w:tc>
          <w:tcPr>
            <w:tcW w:w="1352"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字段</w:t>
            </w:r>
          </w:p>
        </w:tc>
        <w:tc>
          <w:tcPr>
            <w:tcW w:w="1450"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类型</w:t>
            </w:r>
          </w:p>
        </w:tc>
        <w:tc>
          <w:tcPr>
            <w:tcW w:w="473"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空</w:t>
            </w:r>
          </w:p>
        </w:tc>
        <w:tc>
          <w:tcPr>
            <w:tcW w:w="669"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默认</w:t>
            </w:r>
          </w:p>
        </w:tc>
        <w:tc>
          <w:tcPr>
            <w:tcW w:w="1056"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注释</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uuid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varchar(64)</w:t>
            </w:r>
          </w:p>
        </w:tc>
        <w:tc>
          <w:tcPr>
            <w:tcW w:w="473"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否</w:t>
            </w: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vlan_id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int(11)</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0</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租户</w:t>
            </w:r>
            <w:r w:rsidRPr="00E47988">
              <w:rPr>
                <w:rFonts w:ascii="仿宋" w:eastAsia="仿宋" w:hAnsi="仿宋"/>
                <w:b/>
                <w:bCs/>
                <w:color w:val="000000"/>
                <w:sz w:val="15"/>
                <w:szCs w:val="15"/>
              </w:rPr>
              <w:t>ID</w:t>
            </w:r>
          </w:p>
        </w:tc>
      </w:tr>
      <w:tr w:rsidR="00F5374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name</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varchar(50)</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7D5679" w:rsidP="00761D1D">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角色名</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description</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varchar(255)</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描述</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menuId</w:t>
            </w:r>
          </w:p>
        </w:tc>
        <w:tc>
          <w:tcPr>
            <w:tcW w:w="1450" w:type="pct"/>
            <w:shd w:val="clear" w:color="auto" w:fill="auto"/>
          </w:tcPr>
          <w:p w:rsidR="00F53740" w:rsidRPr="00E47988" w:rsidRDefault="00F53740" w:rsidP="00761D1D">
            <w:pPr>
              <w:tabs>
                <w:tab w:val="left" w:pos="737"/>
              </w:tabs>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varchar(32)</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菜单</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create_at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创建时间</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update_at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更新时间</w:t>
            </w:r>
          </w:p>
        </w:tc>
      </w:tr>
    </w:tbl>
    <w:p w:rsidR="00491B90" w:rsidRPr="00491B90" w:rsidRDefault="00491B90" w:rsidP="00904B1F">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3</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Pr="00CE1984">
        <w:rPr>
          <w:rFonts w:ascii="宋体" w:eastAsia="宋体" w:hAnsi="宋体" w:hint="eastAsia"/>
          <w:sz w:val="15"/>
          <w:szCs w:val="15"/>
        </w:rPr>
        <w:t>用户</w:t>
      </w:r>
      <w:r w:rsidR="00E47988">
        <w:rPr>
          <w:rFonts w:ascii="宋体" w:eastAsia="宋体" w:hAnsi="宋体" w:hint="eastAsia"/>
          <w:sz w:val="15"/>
          <w:szCs w:val="15"/>
        </w:rPr>
        <w:t>角色</w:t>
      </w:r>
      <w:r w:rsidR="00E47988">
        <w:rPr>
          <w:rFonts w:ascii="宋体" w:eastAsia="宋体" w:hAnsi="宋体"/>
          <w:sz w:val="15"/>
          <w:szCs w:val="15"/>
        </w:rPr>
        <w:t>关联</w:t>
      </w:r>
      <w:r w:rsidRPr="00CE1984">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user_id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32</w:t>
            </w:r>
            <w:r w:rsidRPr="00624F5E">
              <w:rPr>
                <w:rFonts w:ascii="仿宋" w:eastAsia="仿宋" w:hAnsi="仿宋"/>
                <w:b/>
                <w:color w:val="000000"/>
                <w:sz w:val="15"/>
                <w:szCs w:val="15"/>
              </w:rPr>
              <w:t>)</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用户</w:t>
            </w:r>
            <w:r w:rsidRPr="00606931">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role_id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E054F3" w:rsidRPr="00E054F3" w:rsidRDefault="00E054F3" w:rsidP="00E054F3">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4</w:t>
      </w:r>
      <w:r w:rsidRPr="00CE1984">
        <w:rPr>
          <w:rFonts w:ascii="宋体" w:eastAsia="宋体" w:hAnsi="宋体"/>
          <w:sz w:val="15"/>
          <w:szCs w:val="15"/>
        </w:rPr>
        <w:fldChar w:fldCharType="end"/>
      </w:r>
      <w:r w:rsidR="00706578">
        <w:rPr>
          <w:rFonts w:ascii="宋体" w:eastAsia="宋体" w:hAnsi="宋体"/>
          <w:sz w:val="15"/>
          <w:szCs w:val="15"/>
        </w:rPr>
        <w:t xml:space="preserve"> </w:t>
      </w:r>
      <w:r w:rsidR="00E47988">
        <w:rPr>
          <w:rFonts w:ascii="宋体" w:eastAsia="宋体" w:hAnsi="宋体" w:hint="eastAsia"/>
          <w:sz w:val="15"/>
          <w:szCs w:val="15"/>
        </w:rPr>
        <w:t>菜单</w:t>
      </w:r>
      <w:r w:rsidR="00E47988">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E47988" w:rsidRPr="00491B90" w:rsidTr="00E47988">
        <w:trPr>
          <w:trHeight w:val="20"/>
        </w:trPr>
        <w:tc>
          <w:tcPr>
            <w:tcW w:w="1737"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60"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16"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37"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menuText</w:t>
            </w:r>
          </w:p>
        </w:tc>
        <w:tc>
          <w:tcPr>
            <w:tcW w:w="1223"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text</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菜单正文</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descript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varchar(200)</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菜单描述</w:t>
            </w:r>
          </w:p>
        </w:tc>
      </w:tr>
      <w:tr w:rsidR="00E47988" w:rsidRPr="00491B90" w:rsidTr="00E47988">
        <w:trPr>
          <w:trHeight w:val="20"/>
        </w:trPr>
        <w:tc>
          <w:tcPr>
            <w:tcW w:w="1737"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state</w:t>
            </w:r>
          </w:p>
        </w:tc>
        <w:tc>
          <w:tcPr>
            <w:tcW w:w="1223" w:type="pct"/>
            <w:shd w:val="clear" w:color="auto" w:fill="auto"/>
          </w:tcPr>
          <w:p w:rsidR="00E47988" w:rsidRPr="0076244F" w:rsidRDefault="00E47988" w:rsidP="00761D1D">
            <w:pPr>
              <w:tabs>
                <w:tab w:val="left" w:pos="737"/>
              </w:tabs>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tinyint(4)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1016"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用来标志主菜单，只有主菜单为</w:t>
            </w:r>
            <w:r w:rsidRPr="0076244F">
              <w:rPr>
                <w:rFonts w:ascii="仿宋" w:eastAsia="仿宋" w:hAnsi="仿宋"/>
                <w:b/>
                <w:color w:val="000000"/>
                <w:sz w:val="15"/>
                <w:szCs w:val="15"/>
              </w:rPr>
              <w:t>1其他均为0</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E47988" w:rsidRPr="00491B90" w:rsidTr="00E47988">
        <w:trPr>
          <w:trHeight w:val="20"/>
        </w:trPr>
        <w:tc>
          <w:tcPr>
            <w:tcW w:w="1737"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E47988" w:rsidRPr="00E054F3" w:rsidRDefault="00E47988" w:rsidP="00E47988">
      <w:pPr>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5</w:t>
      </w:r>
      <w:r w:rsidRPr="00CE1984">
        <w:rPr>
          <w:rFonts w:ascii="宋体" w:eastAsia="宋体" w:hAnsi="宋体"/>
          <w:sz w:val="15"/>
          <w:szCs w:val="15"/>
        </w:rPr>
        <w:fldChar w:fldCharType="end"/>
      </w:r>
      <w:r w:rsidR="00706578">
        <w:rPr>
          <w:rFonts w:ascii="宋体" w:eastAsia="宋体" w:hAnsi="宋体"/>
          <w:sz w:val="15"/>
          <w:szCs w:val="15"/>
        </w:rPr>
        <w:t xml:space="preserve"> </w:t>
      </w:r>
      <w:r w:rsidRPr="00E47988">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083"/>
        <w:gridCol w:w="444"/>
        <w:gridCol w:w="496"/>
        <w:gridCol w:w="955"/>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roleId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menuId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菜单</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E47988" w:rsidRDefault="00E47988" w:rsidP="00E47988">
      <w:pPr>
        <w:pStyle w:val="a0"/>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761D1D">
        <w:rPr>
          <w:rFonts w:ascii="宋体" w:eastAsia="宋体" w:hAnsi="宋体"/>
          <w:noProof/>
          <w:sz w:val="15"/>
          <w:szCs w:val="15"/>
        </w:rPr>
        <w:t>6</w:t>
      </w:r>
      <w:r w:rsidRPr="00CE1984">
        <w:rPr>
          <w:rFonts w:ascii="宋体" w:eastAsia="宋体" w:hAnsi="宋体"/>
          <w:sz w:val="15"/>
          <w:szCs w:val="15"/>
        </w:rPr>
        <w:fldChar w:fldCharType="end"/>
      </w:r>
      <w:r w:rsidR="00706578">
        <w:rPr>
          <w:rFonts w:ascii="宋体" w:eastAsia="宋体" w:hAnsi="宋体"/>
          <w:sz w:val="15"/>
          <w:szCs w:val="15"/>
        </w:rPr>
        <w:t xml:space="preserve"> </w:t>
      </w:r>
      <w:r w:rsidR="00761D1D">
        <w:rPr>
          <w:rFonts w:ascii="宋体" w:eastAsia="宋体" w:hAnsi="宋体" w:hint="eastAsia"/>
          <w:sz w:val="15"/>
          <w:szCs w:val="15"/>
        </w:rPr>
        <w:t>分机信息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ext_name</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password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dnd_state</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did_number</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domain</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enable_record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call_failed_flow_id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C0389A" w:rsidRDefault="00C0389A"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分机组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ext_number</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priority</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914DE3">
              <w:rPr>
                <w:rFonts w:ascii="仿宋" w:eastAsia="仿宋" w:hAnsi="仿宋"/>
                <w:b/>
                <w:color w:val="000000"/>
                <w:sz w:val="15"/>
                <w:szCs w:val="15"/>
              </w:rPr>
              <w:t>(</w:t>
            </w:r>
            <w:r>
              <w:rPr>
                <w:rFonts w:ascii="仿宋" w:eastAsia="仿宋" w:hAnsi="仿宋"/>
                <w:b/>
                <w:color w:val="000000"/>
                <w:sz w:val="15"/>
                <w:szCs w:val="15"/>
              </w:rPr>
              <w:t>11</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rules</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501A3">
        <w:rPr>
          <w:rFonts w:ascii="宋体" w:eastAsia="宋体" w:hAnsi="宋体"/>
          <w:noProof/>
          <w:sz w:val="15"/>
          <w:szCs w:val="15"/>
        </w:rPr>
        <w:t>8</w:t>
      </w:r>
      <w:r w:rsidRPr="00CE1984">
        <w:rPr>
          <w:rFonts w:ascii="宋体" w:eastAsia="宋体" w:hAnsi="宋体"/>
          <w:sz w:val="15"/>
          <w:szCs w:val="15"/>
        </w:rPr>
        <w:fldChar w:fldCharType="end"/>
      </w:r>
      <w:r w:rsidR="00706578">
        <w:rPr>
          <w:rFonts w:ascii="宋体" w:eastAsia="宋体" w:hAnsi="宋体"/>
          <w:sz w:val="15"/>
          <w:szCs w:val="15"/>
        </w:rPr>
        <w:t xml:space="preserve"> </w:t>
      </w:r>
      <w:r w:rsidR="006501A3">
        <w:rPr>
          <w:rFonts w:ascii="宋体" w:eastAsia="宋体" w:hAnsi="宋体" w:hint="eastAsia"/>
          <w:sz w:val="15"/>
          <w:szCs w:val="15"/>
        </w:rPr>
        <w:t>网关</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61D1D" w:rsidRPr="00491B90" w:rsidTr="00761D1D">
        <w:trPr>
          <w:trHeight w:val="20"/>
        </w:trPr>
        <w:tc>
          <w:tcPr>
            <w:tcW w:w="1761" w:type="pct"/>
            <w:shd w:val="clear" w:color="auto" w:fill="auto"/>
          </w:tcPr>
          <w:p w:rsidR="00761D1D" w:rsidRPr="00914DE3"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gateway_id</w:t>
            </w:r>
          </w:p>
        </w:tc>
        <w:tc>
          <w:tcPr>
            <w:tcW w:w="1178"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gateway_name</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网关名称</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limit_type</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限定类型</w:t>
            </w:r>
          </w:p>
        </w:tc>
      </w:tr>
      <w:tr w:rsidR="00761D1D" w:rsidRPr="0092782B"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remote_addr</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varchar(256)</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IP</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remote_port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11</w:t>
            </w:r>
            <w:r w:rsidRPr="00606931">
              <w:rPr>
                <w:rFonts w:ascii="仿宋" w:eastAsia="仿宋" w:hAnsi="仿宋"/>
                <w:b/>
                <w:color w:val="000000"/>
                <w:sz w:val="15"/>
                <w:szCs w:val="15"/>
              </w:rPr>
              <w:t>)</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远程服务器端口</w:t>
            </w:r>
          </w:p>
        </w:tc>
      </w:tr>
      <w:tr w:rsidR="00761D1D" w:rsidRPr="00491B90" w:rsidTr="00761D1D">
        <w:trPr>
          <w:trHeight w:val="20"/>
        </w:trPr>
        <w:tc>
          <w:tcPr>
            <w:tcW w:w="1761"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priority</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status</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网关状态</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761D1D">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网关组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6501A3" w:rsidRPr="00491B90" w:rsidTr="006501A3">
        <w:trPr>
          <w:trHeight w:val="20"/>
        </w:trPr>
        <w:tc>
          <w:tcPr>
            <w:tcW w:w="1761"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group_id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网关组</w:t>
            </w:r>
            <w:r w:rsidRPr="005E25C1">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gateway_id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w:t>
            </w:r>
            <w:r w:rsidRPr="005E25C1">
              <w:rPr>
                <w:rFonts w:ascii="仿宋" w:eastAsia="仿宋" w:hAnsi="仿宋"/>
                <w:b/>
                <w:color w:val="000000"/>
                <w:sz w:val="15"/>
                <w:szCs w:val="15"/>
              </w:rPr>
              <w:t>ID</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b/>
                <w:color w:val="000000"/>
                <w:sz w:val="15"/>
                <w:szCs w:val="15"/>
              </w:rPr>
              <w:t>gateway_name</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hint="eastAsia"/>
                <w:b/>
                <w:color w:val="000000"/>
                <w:sz w:val="15"/>
                <w:szCs w:val="15"/>
              </w:rPr>
              <w:t>网关名称</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6501A3" w:rsidRPr="00491B90" w:rsidTr="006501A3">
        <w:trPr>
          <w:trHeight w:val="20"/>
        </w:trPr>
        <w:tc>
          <w:tcPr>
            <w:tcW w:w="1761"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路由</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24"/>
        <w:gridCol w:w="367"/>
        <w:gridCol w:w="519"/>
        <w:gridCol w:w="859"/>
      </w:tblGrid>
      <w:tr w:rsidR="007D5679" w:rsidRPr="00491B90" w:rsidTr="007D5679">
        <w:trPr>
          <w:trHeight w:val="20"/>
        </w:trPr>
        <w:tc>
          <w:tcPr>
            <w:tcW w:w="187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39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93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D5679" w:rsidRPr="00491B90" w:rsidTr="007D5679">
        <w:trPr>
          <w:trHeight w:val="20"/>
        </w:trPr>
        <w:tc>
          <w:tcPr>
            <w:tcW w:w="1879" w:type="pct"/>
            <w:shd w:val="clear" w:color="auto" w:fill="auto"/>
          </w:tcPr>
          <w:p w:rsidR="007D5679" w:rsidRPr="00914DE3"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route_id</w:t>
            </w:r>
          </w:p>
        </w:tc>
        <w:tc>
          <w:tcPr>
            <w:tcW w:w="1223"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路由自增</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route_name</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名称</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caller_prefix</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hint="eastAsia"/>
                <w:b/>
                <w:color w:val="000000"/>
                <w:sz w:val="15"/>
                <w:szCs w:val="15"/>
              </w:rPr>
              <w:t>主叫前缀</w:t>
            </w:r>
          </w:p>
        </w:tc>
      </w:tr>
      <w:tr w:rsidR="007D5679" w:rsidRPr="0092782B"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callee_prefix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被叫前缀</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caller_suffix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主叫后缀</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callee_suffix</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被叫后缀</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call_direction</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呼叫方向</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direction_data</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方向数据</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gateway_group_id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网关组</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notworktime_id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非工作时间</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vm_number</w:t>
            </w:r>
          </w:p>
        </w:tc>
        <w:tc>
          <w:tcPr>
            <w:tcW w:w="1223" w:type="pct"/>
            <w:shd w:val="clear" w:color="auto" w:fill="auto"/>
          </w:tcPr>
          <w:p w:rsidR="007D5679" w:rsidRDefault="007D5679" w:rsidP="007D5679">
            <w:pPr>
              <w:tabs>
                <w:tab w:val="left" w:pos="541"/>
              </w:tabs>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语音留言绑定的内线号码</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D5679" w:rsidRPr="00491B90" w:rsidTr="007D5679">
        <w:trPr>
          <w:trHeight w:val="20"/>
        </w:trPr>
        <w:tc>
          <w:tcPr>
            <w:tcW w:w="1879" w:type="pct"/>
            <w:shd w:val="clear" w:color="auto" w:fill="auto"/>
          </w:tcPr>
          <w:p w:rsidR="007D5679" w:rsidRPr="00624F5E"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default_domain</w:t>
            </w:r>
          </w:p>
        </w:tc>
        <w:tc>
          <w:tcPr>
            <w:tcW w:w="1223"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934"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默认域</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87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D5679" w:rsidRPr="00491B90" w:rsidTr="007D5679">
        <w:trPr>
          <w:trHeight w:val="20"/>
        </w:trPr>
        <w:tc>
          <w:tcPr>
            <w:tcW w:w="1761"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change_id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description</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right_cut_len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左边添加值</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313204">
              <w:rPr>
                <w:rFonts w:ascii="仿宋" w:eastAsia="仿宋" w:hAnsi="仿宋"/>
                <w:b/>
                <w:color w:val="000000"/>
                <w:sz w:val="15"/>
                <w:szCs w:val="15"/>
              </w:rPr>
              <w:t>right_add_str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6501A3" w:rsidRDefault="006501A3" w:rsidP="00E054F3">
      <w:pPr>
        <w:pStyle w:val="a0"/>
        <w:ind w:firstLineChars="0" w:firstLine="0"/>
      </w:pPr>
    </w:p>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12</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218"/>
        <w:gridCol w:w="405"/>
        <w:gridCol w:w="670"/>
        <w:gridCol w:w="955"/>
      </w:tblGrid>
      <w:tr w:rsidR="007D5679" w:rsidRPr="00491B90" w:rsidTr="007D5679">
        <w:trPr>
          <w:trHeight w:val="20"/>
        </w:trPr>
        <w:tc>
          <w:tcPr>
            <w:tcW w:w="146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25"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41"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72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companyId</w:t>
            </w:r>
          </w:p>
        </w:tc>
        <w:tc>
          <w:tcPr>
            <w:tcW w:w="1325"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企业编号</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companyName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企业名称</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325"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contactsName</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ContactNumber</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128</w:t>
            </w:r>
            <w:r w:rsidRPr="00F8177D">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联系人号码</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email</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租户状态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status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char(2)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balance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decimal(20,4)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0.0000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账户余额</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isTest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是否是测试用户</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address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企业地址</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website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企业官网</w:t>
            </w:r>
          </w:p>
        </w:tc>
      </w:tr>
      <w:tr w:rsidR="007D5679"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license</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营业执照</w:t>
            </w:r>
          </w:p>
        </w:tc>
      </w:tr>
      <w:tr w:rsidR="007D5679"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password</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租户初始化密码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prefix</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租户前缀</w:t>
            </w:r>
          </w:p>
        </w:tc>
      </w:tr>
      <w:tr w:rsidR="007D5679" w:rsidRPr="00491B90" w:rsidTr="007D5679">
        <w:trPr>
          <w:trHeight w:val="20"/>
        </w:trPr>
        <w:tc>
          <w:tcPr>
            <w:tcW w:w="1467"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username</w:t>
            </w:r>
          </w:p>
        </w:tc>
        <w:tc>
          <w:tcPr>
            <w:tcW w:w="1325"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varchar(128)</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租户管理员登</w:t>
            </w:r>
            <w:r>
              <w:rPr>
                <w:rFonts w:ascii="仿宋" w:eastAsia="仿宋" w:hAnsi="仿宋" w:hint="eastAsia"/>
                <w:b/>
                <w:color w:val="000000"/>
                <w:sz w:val="15"/>
                <w:szCs w:val="15"/>
              </w:rPr>
              <w:t>录</w:t>
            </w:r>
            <w:r w:rsidRPr="00B4523C">
              <w:rPr>
                <w:rFonts w:ascii="仿宋" w:eastAsia="仿宋" w:hAnsi="仿宋" w:hint="eastAsia"/>
                <w:b/>
                <w:color w:val="000000"/>
                <w:sz w:val="15"/>
                <w:szCs w:val="15"/>
              </w:rPr>
              <w:t>名</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expiration_at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到期日期</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stop_at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停用日期</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467"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Default="007D5679"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13</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root_number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总机</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ext_number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record_number</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录音分机个数</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extg_number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分机组个数</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ivr_state</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smallint(6)</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IVR{0</w:t>
            </w:r>
            <w:r>
              <w:rPr>
                <w:rFonts w:ascii="仿宋" w:eastAsia="仿宋" w:hAnsi="仿宋" w:hint="eastAsia"/>
                <w:b/>
                <w:color w:val="000000"/>
                <w:sz w:val="15"/>
                <w:szCs w:val="15"/>
              </w:rPr>
              <w:t>:</w:t>
            </w:r>
            <w:r w:rsidRPr="00B4523C">
              <w:rPr>
                <w:rFonts w:ascii="仿宋" w:eastAsia="仿宋" w:hAnsi="仿宋"/>
                <w:b/>
                <w:color w:val="000000"/>
                <w:sz w:val="15"/>
                <w:szCs w:val="15"/>
              </w:rPr>
              <w:t>开通1:停用}</w:t>
            </w:r>
          </w:p>
        </w:tc>
      </w:tr>
      <w:tr w:rsidR="001C64EC" w:rsidRPr="00491B90" w:rsidTr="001C64EC">
        <w:trPr>
          <w:trHeight w:val="20"/>
        </w:trPr>
        <w:tc>
          <w:tcPr>
            <w:tcW w:w="1761"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external_number</w:t>
            </w:r>
          </w:p>
        </w:tc>
        <w:tc>
          <w:tcPr>
            <w:tcW w:w="1178" w:type="pct"/>
            <w:shd w:val="clear" w:color="auto" w:fill="auto"/>
          </w:tcPr>
          <w:p w:rsidR="001C64EC" w:rsidRPr="00F8177D"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外显号码，多个号码之间逗号隔开</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14</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外显号码</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extra_number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外显示号码</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direction</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呼叫方向</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limit_id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varchar(32)</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主表</w:t>
            </w:r>
            <w:r w:rsidRPr="0076244F">
              <w:rPr>
                <w:rFonts w:ascii="仿宋" w:eastAsia="仿宋" w:hAnsi="仿宋"/>
                <w:b/>
                <w:color w:val="000000"/>
                <w:sz w:val="15"/>
                <w:szCs w:val="15"/>
              </w:rPr>
              <w:t>ID</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flag</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smallint(6)</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是否被使用</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15</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呼叫失败配置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1C64EC" w:rsidRPr="00491B90" w:rsidTr="001C64EC">
        <w:trPr>
          <w:trHeight w:val="20"/>
        </w:trPr>
        <w:tc>
          <w:tcPr>
            <w:tcW w:w="1761"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call_failed_flow_id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处理流程</w:t>
            </w:r>
            <w:r w:rsidRPr="00B14F0D">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failed_reason</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operat_type</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varchar(32)</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w:t>
            </w:r>
            <w:r w:rsidRPr="0092782B">
              <w:rPr>
                <w:rFonts w:ascii="仿宋" w:eastAsia="仿宋" w:hAnsi="仿宋" w:hint="eastAsia"/>
                <w:b/>
                <w:color w:val="000000"/>
                <w:sz w:val="15"/>
                <w:szCs w:val="15"/>
              </w:rPr>
              <w:t>类型</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operat_data</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16</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1C5B04">
        <w:trPr>
          <w:trHeight w:val="20"/>
        </w:trPr>
        <w:tc>
          <w:tcPr>
            <w:tcW w:w="1761"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1C5B04">
        <w:trPr>
          <w:trHeight w:val="20"/>
        </w:trPr>
        <w:tc>
          <w:tcPr>
            <w:tcW w:w="1761" w:type="pct"/>
            <w:shd w:val="clear" w:color="auto" w:fill="auto"/>
          </w:tcPr>
          <w:p w:rsidR="001C5B04" w:rsidRPr="00914DE3"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1C5B04">
        <w:trPr>
          <w:trHeight w:val="20"/>
        </w:trPr>
        <w:tc>
          <w:tcPr>
            <w:tcW w:w="1761"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1C5B04">
        <w:trPr>
          <w:trHeight w:val="20"/>
        </w:trPr>
        <w:tc>
          <w:tcPr>
            <w:tcW w:w="1761"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79770F">
        <w:trPr>
          <w:trHeight w:val="20"/>
        </w:trPr>
        <w:tc>
          <w:tcPr>
            <w:tcW w:w="1761"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79770F">
        <w:trPr>
          <w:trHeight w:val="20"/>
        </w:trPr>
        <w:tc>
          <w:tcPr>
            <w:tcW w:w="1761" w:type="pct"/>
            <w:shd w:val="clear" w:color="auto" w:fill="auto"/>
          </w:tcPr>
          <w:p w:rsidR="001C5B04" w:rsidRPr="00914DE3"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79770F">
        <w:trPr>
          <w:trHeight w:val="20"/>
        </w:trPr>
        <w:tc>
          <w:tcPr>
            <w:tcW w:w="1761"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79770F">
        <w:trPr>
          <w:trHeight w:val="20"/>
        </w:trPr>
        <w:tc>
          <w:tcPr>
            <w:tcW w:w="1761"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18</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录音配置</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file_path</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00496F" w:rsidRPr="0092782B"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file_format</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16</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录音格式</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record_direction</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w:t>
            </w:r>
            <w:r>
              <w:rPr>
                <w:rFonts w:ascii="仿宋" w:eastAsia="仿宋" w:hAnsi="仿宋"/>
                <w:b/>
                <w:color w:val="000000"/>
                <w:sz w:val="15"/>
                <w:szCs w:val="15"/>
              </w:rPr>
              <w:t>11</w:t>
            </w:r>
            <w:r w:rsidRPr="00F8177D">
              <w:rPr>
                <w:rFonts w:ascii="仿宋" w:eastAsia="仿宋" w:hAnsi="仿宋"/>
                <w:b/>
                <w:color w:val="000000"/>
                <w:sz w:val="15"/>
                <w:szCs w:val="15"/>
              </w:rPr>
              <w:t>)</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录音方向</w:t>
            </w:r>
          </w:p>
        </w:tc>
      </w:tr>
    </w:tbl>
    <w:p w:rsidR="0000496F" w:rsidRDefault="0000496F" w:rsidP="00E054F3">
      <w:pPr>
        <w:pStyle w:val="a0"/>
        <w:ind w:firstLineChars="0" w:firstLine="0"/>
      </w:pPr>
    </w:p>
    <w:p w:rsidR="0000496F" w:rsidRDefault="0000496F"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话务详单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call_id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direction</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varchar(16)</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local_ip_v4</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IP地址</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caller_id_number</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hint="eastAsia"/>
                <w:b/>
                <w:color w:val="000000"/>
                <w:sz w:val="15"/>
                <w:szCs w:val="15"/>
              </w:rPr>
              <w:t>主叫号码</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context</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32</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destination_number</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route_ip</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start_stamp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end_stamp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duration</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billsec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hangup_cause</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read_codec</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write_codec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0496F" w:rsidRDefault="0000496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具体工作日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9770F">
        <w:trPr>
          <w:trHeight w:val="20"/>
        </w:trPr>
        <w:tc>
          <w:tcPr>
            <w:tcW w:w="1761"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9770F" w:rsidRPr="00491B90" w:rsidTr="0079770F">
        <w:trPr>
          <w:trHeight w:val="20"/>
        </w:trPr>
        <w:tc>
          <w:tcPr>
            <w:tcW w:w="1761" w:type="pct"/>
            <w:shd w:val="clear" w:color="auto" w:fill="auto"/>
          </w:tcPr>
          <w:p w:rsidR="0079770F" w:rsidRPr="00914DE3"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notworktime_id</w:t>
            </w:r>
          </w:p>
        </w:tc>
        <w:tc>
          <w:tcPr>
            <w:tcW w:w="1178"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非工作时间</w:t>
            </w:r>
            <w:r w:rsidRPr="00CE3ACF">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schedule_uuid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varchar(32)</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工作日设置</w:t>
            </w:r>
            <w:r w:rsidRPr="00CC23FE">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date_stamp</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32</w:t>
            </w:r>
            <w:r w:rsidRPr="00914DE3">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节假日日期</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9770F" w:rsidRPr="00491B90" w:rsidTr="0079770F">
        <w:trPr>
          <w:trHeight w:val="20"/>
        </w:trPr>
        <w:tc>
          <w:tcPr>
            <w:tcW w:w="1761"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9770F" w:rsidRPr="00F8177D"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9770F">
        <w:trPr>
          <w:trHeight w:val="20"/>
        </w:trPr>
        <w:tc>
          <w:tcPr>
            <w:tcW w:w="1761"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工作日设置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06578">
        <w:trPr>
          <w:trHeight w:val="20"/>
        </w:trPr>
        <w:tc>
          <w:tcPr>
            <w:tcW w:w="1761"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节假日</w:t>
            </w:r>
            <w:r w:rsidRPr="00624F5E">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14DE3"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schedule_name</w:t>
            </w:r>
          </w:p>
        </w:tc>
        <w:tc>
          <w:tcPr>
            <w:tcW w:w="1178"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varchar(40)</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节假日名称</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schedule_status</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char(1)</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是否启用节假日</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time_message</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varchar(450)</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具体时间</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switch_content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转接内容</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switch_phone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转接电话</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switch_stype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varchar(255)</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转接类型</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data_id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数据</w:t>
            </w:r>
            <w:r w:rsidRPr="00624F5E">
              <w:rPr>
                <w:rFonts w:ascii="仿宋" w:eastAsia="仿宋" w:hAnsi="仿宋"/>
                <w:b/>
                <w:color w:val="000000"/>
                <w:sz w:val="15"/>
                <w:szCs w:val="15"/>
              </w:rPr>
              <w:t>ID</w:t>
            </w:r>
          </w:p>
        </w:tc>
      </w:tr>
      <w:tr w:rsidR="0079770F" w:rsidRPr="0092782B"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year</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10</w:t>
            </w:r>
            <w:r w:rsidRPr="00F8177D">
              <w:rPr>
                <w:rFonts w:ascii="仿宋" w:eastAsia="仿宋" w:hAnsi="仿宋"/>
                <w:b/>
                <w:color w:val="000000"/>
                <w:sz w:val="15"/>
                <w:szCs w:val="15"/>
              </w:rPr>
              <w:t>)</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年份</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06578">
        <w:trPr>
          <w:trHeight w:val="20"/>
        </w:trPr>
        <w:tc>
          <w:tcPr>
            <w:tcW w:w="1761"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22</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124"/>
        <w:gridCol w:w="393"/>
        <w:gridCol w:w="594"/>
        <w:gridCol w:w="909"/>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first_sound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初始播放的音频文件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short_sound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重复播放文件名</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invalid_sound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exit_sound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退出音频</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timeout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30000</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超时时长</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b/>
                <w:color w:val="000000"/>
                <w:sz w:val="15"/>
                <w:szCs w:val="15"/>
              </w:rPr>
              <w:t>max_failures</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hint="eastAsia"/>
                <w:b/>
                <w:color w:val="000000"/>
                <w:sz w:val="15"/>
                <w:szCs w:val="15"/>
              </w:rPr>
              <w:t>最大失败次数</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max_timeouts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重试超时时间</w:t>
            </w:r>
          </w:p>
        </w:tc>
      </w:tr>
      <w:tr w:rsidR="00706578"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dtmf_input_timeout</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Dtmf输入超时时间</w:t>
            </w:r>
          </w:p>
        </w:tc>
      </w:tr>
      <w:tr w:rsidR="00706578"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dtmf_len</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Dtmf收号长度</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ivr_entry_id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b/>
                <w:color w:val="000000"/>
                <w:sz w:val="15"/>
                <w:szCs w:val="15"/>
              </w:rPr>
              <w:t>ivr_entry_name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ivr名称</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23</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ivr_entry_id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hint="eastAsia"/>
                <w:b/>
                <w:color w:val="000000"/>
                <w:sz w:val="15"/>
                <w:szCs w:val="15"/>
              </w:rPr>
              <w:t>子</w:t>
            </w:r>
            <w:r w:rsidRPr="00F8177D">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digits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hint="eastAsia"/>
                <w:b/>
                <w:color w:val="000000"/>
                <w:sz w:val="15"/>
                <w:szCs w:val="15"/>
              </w:rPr>
              <w:t>按键或者匹配条件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24</w:t>
      </w:r>
      <w:r w:rsidRPr="00CE1984">
        <w:rPr>
          <w:rFonts w:ascii="宋体" w:eastAsia="宋体" w:hAnsi="宋体"/>
          <w:sz w:val="15"/>
          <w:szCs w:val="15"/>
        </w:rPr>
        <w:fldChar w:fldCharType="end"/>
      </w:r>
      <w:r>
        <w:rPr>
          <w:rFonts w:ascii="宋体" w:eastAsia="宋体" w:hAnsi="宋体"/>
          <w:sz w:val="15"/>
          <w:szCs w:val="15"/>
        </w:rPr>
        <w:t xml:space="preserve"> </w:t>
      </w:r>
      <w:r w:rsidRPr="004021AC">
        <w:rPr>
          <w:rFonts w:ascii="宋体" w:eastAsia="宋体" w:hAnsi="宋体" w:hint="eastAsia"/>
          <w:sz w:val="15"/>
          <w:szCs w:val="15"/>
        </w:rPr>
        <w:t>被叫黑名单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前缀匹配</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25</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w:t>
      </w:r>
      <w:r w:rsidRPr="004021AC">
        <w:rPr>
          <w:rFonts w:ascii="宋体" w:eastAsia="宋体" w:hAnsi="宋体" w:hint="eastAsia"/>
          <w:sz w:val="15"/>
          <w:szCs w:val="15"/>
        </w:rPr>
        <w:t>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匹配前缀</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r>
              <w:rPr>
                <w:rFonts w:ascii="仿宋" w:eastAsia="仿宋" w:hAnsi="仿宋" w:hint="eastAsia"/>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26</w:t>
      </w:r>
      <w:r w:rsidRPr="00CE1984">
        <w:rPr>
          <w:rFonts w:ascii="宋体" w:eastAsia="宋体" w:hAnsi="宋体"/>
          <w:sz w:val="15"/>
          <w:szCs w:val="15"/>
        </w:rPr>
        <w:fldChar w:fldCharType="end"/>
      </w:r>
      <w:r>
        <w:rPr>
          <w:rFonts w:ascii="宋体" w:eastAsia="宋体" w:hAnsi="宋体" w:hint="eastAsia"/>
          <w:sz w:val="15"/>
          <w:szCs w:val="15"/>
        </w:rPr>
        <w:t xml:space="preserve"> 系统参数</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confName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100</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配置项名称</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confValue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varchar(100)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配置项值</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confType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varchar(50)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配置项种类</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companyId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租户</w:t>
            </w:r>
            <w:r w:rsidRPr="00606931">
              <w:rPr>
                <w:rFonts w:ascii="仿宋" w:eastAsia="仿宋" w:hAnsi="仿宋"/>
                <w:b/>
                <w:color w:val="000000"/>
                <w:sz w:val="15"/>
                <w:szCs w:val="15"/>
              </w:rPr>
              <w:t>ID,0:表示全局变量</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confCode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varchar(32)</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配置项编号</w:t>
            </w:r>
          </w:p>
        </w:tc>
      </w:tr>
      <w:tr w:rsidR="0052403D" w:rsidRPr="00491B90" w:rsidTr="0052403D">
        <w:trPr>
          <w:trHeight w:val="20"/>
        </w:trPr>
        <w:tc>
          <w:tcPr>
            <w:tcW w:w="1761"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status</w:t>
            </w:r>
          </w:p>
        </w:tc>
        <w:tc>
          <w:tcPr>
            <w:tcW w:w="1178" w:type="pct"/>
            <w:shd w:val="clear" w:color="auto" w:fill="auto"/>
          </w:tcPr>
          <w:p w:rsidR="0052403D" w:rsidRPr="00F8177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是否启用</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introduce</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varchar(50)</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简介</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52403D">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27</w:t>
      </w:r>
      <w:r w:rsidRPr="00CE1984">
        <w:rPr>
          <w:rFonts w:ascii="宋体" w:eastAsia="宋体" w:hAnsi="宋体"/>
          <w:sz w:val="15"/>
          <w:szCs w:val="15"/>
        </w:rPr>
        <w:fldChar w:fldCharType="end"/>
      </w:r>
      <w:r>
        <w:rPr>
          <w:rFonts w:ascii="宋体" w:eastAsia="宋体" w:hAnsi="宋体" w:hint="eastAsia"/>
          <w:sz w:val="15"/>
          <w:szCs w:val="15"/>
        </w:rPr>
        <w:t xml:space="preserve"> 文件上传</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filetype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255</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文件类型</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filepath</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文件绝对路径</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filename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原始文件名称</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upload_user</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varchar(255)</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上传者</w:t>
            </w:r>
            <w:r w:rsidRPr="00606931">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remark</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255</w:t>
            </w:r>
            <w:r w:rsidRPr="00606931">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备注，必须保证唯一</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61024">
        <w:rPr>
          <w:rFonts w:ascii="宋体" w:eastAsia="宋体" w:hAnsi="宋体"/>
          <w:noProof/>
          <w:sz w:val="15"/>
          <w:szCs w:val="15"/>
        </w:rPr>
        <w:t>28</w:t>
      </w:r>
      <w:r w:rsidRPr="00CE1984">
        <w:rPr>
          <w:rFonts w:ascii="宋体" w:eastAsia="宋体" w:hAnsi="宋体"/>
          <w:sz w:val="15"/>
          <w:szCs w:val="15"/>
        </w:rPr>
        <w:fldChar w:fldCharType="end"/>
      </w:r>
      <w:r>
        <w:rPr>
          <w:rFonts w:ascii="宋体" w:eastAsia="宋体" w:hAnsi="宋体" w:hint="eastAsia"/>
          <w:sz w:val="15"/>
          <w:szCs w:val="15"/>
        </w:rPr>
        <w:t xml:space="preserve"> </w:t>
      </w:r>
      <w:r w:rsidR="00661024">
        <w:rPr>
          <w:rFonts w:ascii="宋体" w:eastAsia="宋体" w:hAnsi="宋体" w:hint="eastAsia"/>
          <w:sz w:val="15"/>
          <w:szCs w:val="15"/>
        </w:rPr>
        <w:t>节假日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661024" w:rsidRPr="00491B90" w:rsidTr="00661024">
        <w:trPr>
          <w:trHeight w:val="20"/>
        </w:trPr>
        <w:tc>
          <w:tcPr>
            <w:tcW w:w="1761"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year</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varchar(4)</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年份</w:t>
            </w:r>
          </w:p>
        </w:tc>
      </w:tr>
      <w:tr w:rsidR="00661024" w:rsidTr="00661024">
        <w:trPr>
          <w:trHeight w:val="20"/>
        </w:trPr>
        <w:tc>
          <w:tcPr>
            <w:tcW w:w="1761" w:type="pct"/>
            <w:shd w:val="clear" w:color="auto" w:fill="auto"/>
          </w:tcPr>
          <w:p w:rsidR="00661024" w:rsidRPr="00914DE3"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date</w:t>
            </w:r>
          </w:p>
        </w:tc>
        <w:tc>
          <w:tcPr>
            <w:tcW w:w="1178"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varchar(21)</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日期</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name</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节假日名称</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插入时间</w:t>
            </w:r>
          </w:p>
        </w:tc>
      </w:tr>
      <w:tr w:rsidR="00661024" w:rsidRPr="00491B90" w:rsidTr="00661024">
        <w:trPr>
          <w:trHeight w:val="20"/>
        </w:trPr>
        <w:tc>
          <w:tcPr>
            <w:tcW w:w="1761"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C0389A" w:rsidRPr="0024796A" w:rsidRDefault="00C0389A" w:rsidP="0024796A">
      <w:pPr>
        <w:pStyle w:val="1"/>
        <w:rPr>
          <w:sz w:val="21"/>
          <w:szCs w:val="21"/>
        </w:rPr>
      </w:pPr>
      <w:r w:rsidRPr="0024796A">
        <w:rPr>
          <w:rFonts w:hint="eastAsia"/>
          <w:sz w:val="21"/>
          <w:szCs w:val="21"/>
        </w:rPr>
        <w:t>系统功能实现</w:t>
      </w:r>
    </w:p>
    <w:p w:rsidR="00C0389A" w:rsidRDefault="00C0389A" w:rsidP="0024796A">
      <w:pPr>
        <w:pStyle w:val="2"/>
        <w:spacing w:before="60" w:after="60"/>
      </w:pPr>
      <w:r>
        <w:rPr>
          <w:rFonts w:hint="eastAsia"/>
        </w:rPr>
        <w:t>系统功能总体实现</w:t>
      </w:r>
    </w:p>
    <w:p w:rsidR="00661024" w:rsidRDefault="00661024" w:rsidP="00661024">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661024" w:rsidRDefault="00661024" w:rsidP="00661024">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661024" w:rsidRDefault="00661024" w:rsidP="00661024">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661024" w:rsidRPr="003E5AC1" w:rsidRDefault="00661024" w:rsidP="00661024">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904B1F" w:rsidRDefault="00661024" w:rsidP="00904B1F">
      <w:pPr>
        <w:pStyle w:val="a0"/>
        <w:keepNext/>
        <w:ind w:firstLine="360"/>
        <w:jc w:val="left"/>
      </w:pPr>
      <w:r>
        <w:rPr>
          <w:noProof/>
        </w:rPr>
        <w:lastRenderedPageBreak/>
        <w:drawing>
          <wp:inline distT="0" distB="0" distL="0" distR="0" wp14:anchorId="104B1E49" wp14:editId="2CD5A280">
            <wp:extent cx="2925445" cy="1598351"/>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445" cy="1598351"/>
                    </a:xfrm>
                    <a:prstGeom prst="rect">
                      <a:avLst/>
                    </a:prstGeom>
                  </pic:spPr>
                </pic:pic>
              </a:graphicData>
            </a:graphic>
          </wp:inline>
        </w:drawing>
      </w:r>
    </w:p>
    <w:p w:rsidR="00C0389A" w:rsidRPr="00CE1984" w:rsidRDefault="00904B1F" w:rsidP="00904B1F">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sidR="00E0181B">
        <w:rPr>
          <w:rFonts w:ascii="宋体" w:eastAsia="宋体" w:hAnsi="宋体" w:hint="eastAsia"/>
          <w:sz w:val="15"/>
          <w:szCs w:val="15"/>
        </w:rPr>
        <w:t>3</w:t>
      </w:r>
      <w:r w:rsidR="00234196" w:rsidRPr="00CE1984">
        <w:rPr>
          <w:rFonts w:ascii="宋体" w:eastAsia="宋体" w:hAnsi="宋体"/>
          <w:sz w:val="15"/>
          <w:szCs w:val="15"/>
        </w:rPr>
        <w:noBreakHyphen/>
      </w:r>
      <w:r w:rsidR="00234196" w:rsidRPr="00CE1984">
        <w:rPr>
          <w:rFonts w:ascii="宋体" w:eastAsia="宋体" w:hAnsi="宋体"/>
          <w:sz w:val="15"/>
          <w:szCs w:val="15"/>
        </w:rPr>
        <w:fldChar w:fldCharType="begin"/>
      </w:r>
      <w:r w:rsidR="00234196" w:rsidRPr="00CE1984">
        <w:rPr>
          <w:rFonts w:ascii="宋体" w:eastAsia="宋体" w:hAnsi="宋体"/>
          <w:sz w:val="15"/>
          <w:szCs w:val="15"/>
        </w:rPr>
        <w:instrText xml:space="preserve"> </w:instrText>
      </w:r>
      <w:r w:rsidR="00234196" w:rsidRPr="00CE1984">
        <w:rPr>
          <w:rFonts w:ascii="宋体" w:eastAsia="宋体" w:hAnsi="宋体" w:hint="eastAsia"/>
          <w:sz w:val="15"/>
          <w:szCs w:val="15"/>
        </w:rPr>
        <w:instrText>SEQ 图 \* ARABIC \s 2</w:instrText>
      </w:r>
      <w:r w:rsidR="00234196" w:rsidRPr="00CE1984">
        <w:rPr>
          <w:rFonts w:ascii="宋体" w:eastAsia="宋体" w:hAnsi="宋体"/>
          <w:sz w:val="15"/>
          <w:szCs w:val="15"/>
        </w:rPr>
        <w:instrText xml:space="preserve"> </w:instrText>
      </w:r>
      <w:r w:rsidR="00234196" w:rsidRPr="00CE1984">
        <w:rPr>
          <w:rFonts w:ascii="宋体" w:eastAsia="宋体" w:hAnsi="宋体"/>
          <w:sz w:val="15"/>
          <w:szCs w:val="15"/>
        </w:rPr>
        <w:fldChar w:fldCharType="separate"/>
      </w:r>
      <w:r w:rsidR="00234196" w:rsidRPr="00CE1984">
        <w:rPr>
          <w:rFonts w:ascii="宋体" w:eastAsia="宋体" w:hAnsi="宋体"/>
          <w:noProof/>
          <w:sz w:val="15"/>
          <w:szCs w:val="15"/>
        </w:rPr>
        <w:t>1</w:t>
      </w:r>
      <w:r w:rsidR="00234196" w:rsidRPr="00CE1984">
        <w:rPr>
          <w:rFonts w:ascii="宋体" w:eastAsia="宋体" w:hAnsi="宋体"/>
          <w:sz w:val="15"/>
          <w:szCs w:val="15"/>
        </w:rPr>
        <w:fldChar w:fldCharType="end"/>
      </w:r>
      <w:r w:rsidRPr="00CE1984">
        <w:rPr>
          <w:rFonts w:ascii="宋体" w:eastAsia="宋体" w:hAnsi="宋体" w:hint="eastAsia"/>
          <w:sz w:val="15"/>
          <w:szCs w:val="15"/>
        </w:rPr>
        <w:t xml:space="preserve"> 系统功能架构图</w:t>
      </w:r>
    </w:p>
    <w:p w:rsidR="00661024" w:rsidRDefault="00661024" w:rsidP="00661024">
      <w:pPr>
        <w:pStyle w:val="2"/>
        <w:numPr>
          <w:ilvl w:val="1"/>
          <w:numId w:val="5"/>
        </w:numPr>
        <w:spacing w:before="60" w:after="60"/>
        <w:textAlignment w:val="auto"/>
      </w:pPr>
      <w:r>
        <w:rPr>
          <w:rFonts w:hint="eastAsia"/>
        </w:rPr>
        <w:t>超级管理员子系统功能实现</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48EBE66A" wp14:editId="1CF341BC">
            <wp:extent cx="2919298" cy="15106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165" cy="1523997"/>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2分机管理模块界面图</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3B2D78E1" wp14:editId="5A831053">
            <wp:extent cx="2923200" cy="151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661024" w:rsidRDefault="00661024" w:rsidP="0024796A">
      <w:pPr>
        <w:pStyle w:val="3"/>
      </w:pPr>
      <w:r>
        <w:rPr>
          <w:rFonts w:hint="eastAsia"/>
        </w:rPr>
        <w:t>话务</w:t>
      </w:r>
      <w:r>
        <w:t>管理</w:t>
      </w:r>
      <w:r>
        <w:rPr>
          <w:rFonts w:hint="eastAsia"/>
        </w:rPr>
        <w:t>模块</w:t>
      </w:r>
    </w:p>
    <w:p w:rsidR="00661024" w:rsidRDefault="00661024" w:rsidP="00661024">
      <w:pPr>
        <w:pStyle w:val="a0"/>
        <w:keepNext/>
        <w:ind w:firstLineChars="0" w:firstLine="0"/>
      </w:pPr>
      <w:r>
        <w:rPr>
          <w:noProof/>
        </w:rPr>
        <w:drawing>
          <wp:inline distT="0" distB="0" distL="0" distR="0" wp14:anchorId="59D60C46" wp14:editId="03A1AC74">
            <wp:extent cx="2925445" cy="1507681"/>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661024" w:rsidRDefault="00661024" w:rsidP="0024796A">
      <w:pPr>
        <w:pStyle w:val="3"/>
      </w:pPr>
      <w:r>
        <w:rPr>
          <w:rFonts w:hint="eastAsia"/>
        </w:rPr>
        <w:lastRenderedPageBreak/>
        <w:t>通话记录模块</w:t>
      </w:r>
    </w:p>
    <w:p w:rsidR="00661024" w:rsidRDefault="00661024" w:rsidP="00661024">
      <w:pPr>
        <w:pStyle w:val="a0"/>
        <w:keepNext/>
        <w:ind w:firstLineChars="0" w:firstLine="0"/>
      </w:pPr>
      <w:r>
        <w:rPr>
          <w:noProof/>
        </w:rPr>
        <w:drawing>
          <wp:inline distT="0" distB="0" distL="0" distR="0" wp14:anchorId="70BF1728" wp14:editId="6DE8493F">
            <wp:extent cx="2923200" cy="151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661024">
      <w:pPr>
        <w:pStyle w:val="a0"/>
        <w:ind w:firstLine="360"/>
        <w:rPr>
          <w:noProof/>
        </w:rPr>
      </w:pP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034EEF80" wp14:editId="0646AD7D">
            <wp:extent cx="2937600" cy="151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661024" w:rsidRDefault="00661024" w:rsidP="00661024">
      <w:pPr>
        <w:pStyle w:val="2"/>
        <w:spacing w:before="60" w:after="60"/>
        <w:textAlignment w:val="auto"/>
      </w:pPr>
      <w:r>
        <w:rPr>
          <w:rFonts w:hint="eastAsia"/>
        </w:rPr>
        <w:t>运营管理员子系统功能实现</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607A396D" wp14:editId="4BF9F117">
            <wp:extent cx="2919600" cy="15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661024" w:rsidRDefault="00661024" w:rsidP="0024796A">
      <w:pPr>
        <w:pStyle w:val="3"/>
      </w:pPr>
      <w:r>
        <w:rPr>
          <w:rFonts w:hint="eastAsia"/>
        </w:rPr>
        <w:t>运营报表模块</w:t>
      </w:r>
    </w:p>
    <w:p w:rsidR="00661024" w:rsidRDefault="00661024" w:rsidP="00661024">
      <w:pPr>
        <w:pStyle w:val="a0"/>
        <w:keepNext/>
        <w:ind w:firstLineChars="0" w:firstLine="0"/>
        <w:jc w:val="center"/>
      </w:pPr>
      <w:r>
        <w:rPr>
          <w:noProof/>
        </w:rPr>
        <w:drawing>
          <wp:inline distT="0" distB="0" distL="0" distR="0" wp14:anchorId="4EA2DC7E" wp14:editId="58F19F25">
            <wp:extent cx="2934000" cy="1512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661024" w:rsidRDefault="00661024" w:rsidP="00661024">
      <w:pPr>
        <w:pStyle w:val="2"/>
        <w:spacing w:before="60" w:after="60"/>
        <w:textAlignment w:val="auto"/>
      </w:pPr>
      <w:r>
        <w:rPr>
          <w:rFonts w:hint="eastAsia"/>
        </w:rPr>
        <w:lastRenderedPageBreak/>
        <w:t>租户管理员子系统功能实现</w:t>
      </w:r>
    </w:p>
    <w:p w:rsidR="00661024" w:rsidRDefault="00661024" w:rsidP="0024796A">
      <w:pPr>
        <w:pStyle w:val="3"/>
      </w:pPr>
      <w:r>
        <w:rPr>
          <w:rFonts w:hint="eastAsia"/>
        </w:rPr>
        <w:t>企业账户模块</w:t>
      </w:r>
    </w:p>
    <w:p w:rsidR="00661024" w:rsidRDefault="00661024" w:rsidP="00661024">
      <w:pPr>
        <w:pStyle w:val="a0"/>
        <w:keepNext/>
        <w:ind w:firstLineChars="0" w:firstLine="0"/>
        <w:jc w:val="center"/>
      </w:pPr>
      <w:r>
        <w:rPr>
          <w:noProof/>
        </w:rPr>
        <w:drawing>
          <wp:inline distT="0" distB="0" distL="0" distR="0" wp14:anchorId="48733252" wp14:editId="065E5281">
            <wp:extent cx="2923200" cy="1512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sidRPr="009F78C3">
        <w:rPr>
          <w:rFonts w:ascii="宋体" w:eastAsia="宋体" w:hAnsi="宋体" w:hint="eastAsia"/>
          <w:sz w:val="15"/>
          <w:szCs w:val="15"/>
        </w:rPr>
        <w:t>企业账户</w:t>
      </w:r>
      <w:r>
        <w:rPr>
          <w:rFonts w:ascii="宋体" w:eastAsia="宋体" w:hAnsi="宋体" w:hint="eastAsia"/>
          <w:sz w:val="15"/>
          <w:szCs w:val="15"/>
        </w:rPr>
        <w:t>模块界面图</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6B8FC2C0" wp14:editId="052F402E">
            <wp:extent cx="2944800" cy="15120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4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w:t>
      </w:r>
      <w:r w:rsidRPr="009F78C3">
        <w:rPr>
          <w:rFonts w:ascii="宋体" w:eastAsia="宋体" w:hAnsi="宋体" w:hint="eastAsia"/>
          <w:sz w:val="15"/>
          <w:szCs w:val="15"/>
        </w:rPr>
        <w:t>分机管理</w:t>
      </w:r>
      <w:r>
        <w:rPr>
          <w:rFonts w:ascii="宋体" w:eastAsia="宋体" w:hAnsi="宋体" w:hint="eastAsia"/>
          <w:sz w:val="15"/>
          <w:szCs w:val="15"/>
        </w:rPr>
        <w:t>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pPr>
      <w:r>
        <w:rPr>
          <w:noProof/>
        </w:rPr>
        <w:drawing>
          <wp:inline distT="0" distB="0" distL="0" distR="0" wp14:anchorId="7EC839CB" wp14:editId="625E2CB6">
            <wp:extent cx="2925445" cy="1507681"/>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669DDFC1" wp14:editId="519DE2EA">
            <wp:extent cx="2930400" cy="15120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4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661024" w:rsidRDefault="00661024" w:rsidP="00661024">
      <w:pPr>
        <w:pStyle w:val="2"/>
        <w:spacing w:before="60" w:after="60"/>
        <w:textAlignment w:val="auto"/>
      </w:pPr>
      <w:r>
        <w:rPr>
          <w:rFonts w:hint="eastAsia"/>
        </w:rPr>
        <w:lastRenderedPageBreak/>
        <w:t>普通分机用户子系统功能实现</w:t>
      </w:r>
    </w:p>
    <w:p w:rsidR="00661024" w:rsidRDefault="00661024" w:rsidP="0024796A">
      <w:pPr>
        <w:pStyle w:val="3"/>
      </w:pPr>
      <w:r>
        <w:rPr>
          <w:rFonts w:hint="eastAsia"/>
        </w:rPr>
        <w:t>账号详情模块</w:t>
      </w:r>
    </w:p>
    <w:p w:rsidR="00661024" w:rsidRDefault="00661024" w:rsidP="00661024">
      <w:pPr>
        <w:pStyle w:val="a0"/>
        <w:keepNext/>
        <w:ind w:firstLineChars="0" w:firstLine="0"/>
        <w:jc w:val="center"/>
      </w:pPr>
      <w:r>
        <w:rPr>
          <w:noProof/>
        </w:rPr>
        <w:drawing>
          <wp:inline distT="0" distB="0" distL="0" distR="0" wp14:anchorId="31170D77" wp14:editId="5C6C5BA1">
            <wp:extent cx="2934000" cy="1512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jc w:val="center"/>
      </w:pPr>
      <w:r>
        <w:rPr>
          <w:noProof/>
        </w:rPr>
        <w:drawing>
          <wp:inline distT="0" distB="0" distL="0" distR="0" wp14:anchorId="440421AE" wp14:editId="6D8CE327">
            <wp:extent cx="2926800" cy="15120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6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661024" w:rsidRDefault="00661024" w:rsidP="0024796A">
      <w:pPr>
        <w:pStyle w:val="3"/>
      </w:pPr>
      <w:r>
        <w:rPr>
          <w:rFonts w:hint="eastAsia"/>
        </w:rPr>
        <w:t>设置模块</w:t>
      </w:r>
    </w:p>
    <w:p w:rsidR="00661024" w:rsidRDefault="0024796A" w:rsidP="0024796A">
      <w:pPr>
        <w:pStyle w:val="a0"/>
        <w:keepNext/>
        <w:ind w:firstLineChars="0" w:firstLine="0"/>
      </w:pPr>
      <w:r>
        <w:rPr>
          <w:noProof/>
        </w:rPr>
        <w:drawing>
          <wp:inline distT="0" distB="0" distL="0" distR="0" wp14:anchorId="790AD4EC" wp14:editId="2F9754E7">
            <wp:extent cx="2925445" cy="150572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5445" cy="1505725"/>
                    </a:xfrm>
                    <a:prstGeom prst="rect">
                      <a:avLst/>
                    </a:prstGeom>
                  </pic:spPr>
                </pic:pic>
              </a:graphicData>
            </a:graphic>
          </wp:inline>
        </w:drawing>
      </w:r>
      <w:r w:rsidR="00661024">
        <w:rPr>
          <w:rFonts w:hint="eastAsia"/>
        </w:rPr>
        <w:t xml:space="preserve"> </w:t>
      </w:r>
      <w:r w:rsidR="00661024">
        <w:t xml:space="preserve">                                           </w:t>
      </w:r>
    </w:p>
    <w:p w:rsidR="00661024" w:rsidRPr="00A916AC"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C4288B" w:rsidRDefault="00C0389A" w:rsidP="00C4288B">
      <w:pPr>
        <w:pStyle w:val="1"/>
        <w:ind w:firstLine="361"/>
        <w:rPr>
          <w:rFonts w:hint="eastAsia"/>
        </w:rPr>
      </w:pPr>
      <w:r>
        <w:rPr>
          <w:rFonts w:hint="eastAsia"/>
        </w:rPr>
        <w:t>结束语</w:t>
      </w:r>
      <w:bookmarkStart w:id="0" w:name="_GoBack"/>
      <w:bookmarkEnd w:id="0"/>
    </w:p>
    <w:p w:rsidR="00FB500C" w:rsidRDefault="00FB500C" w:rsidP="00FB500C">
      <w:pPr>
        <w:ind w:firstLineChars="0" w:firstLine="420"/>
      </w:pPr>
      <w:r>
        <w:rPr>
          <w:rFonts w:hint="eastAsia"/>
        </w:rPr>
        <w:t>本文是围绕微课的学习方法而展开的。本文主要探讨了如何为数学学科打造一个个性化的学习网站，让学生能够少走弯路，实现在最短的时间内学到最核心的东西。另外本文以当前盛行的微课形式来进行学习研究探讨，让处于快节奏生活环境下的学生能够在有限的空余时间内学到该技术的核心。另外文章叙述了系统的关键技术和开发环境，详细描述了</w:t>
      </w:r>
      <w:r>
        <w:rPr>
          <w:rFonts w:hint="eastAsia"/>
        </w:rPr>
        <w:t>UML</w:t>
      </w:r>
      <w:r>
        <w:rPr>
          <w:rFonts w:hint="eastAsia"/>
        </w:rPr>
        <w:t>建模、</w:t>
      </w:r>
      <w:r>
        <w:rPr>
          <w:rFonts w:hint="eastAsia"/>
        </w:rPr>
        <w:t>MVC</w:t>
      </w:r>
      <w:r>
        <w:rPr>
          <w:rFonts w:hint="eastAsia"/>
        </w:rPr>
        <w:t>三层架构的概念及其优点。</w:t>
      </w:r>
    </w:p>
    <w:p w:rsidR="00FB500C" w:rsidRDefault="00FB500C" w:rsidP="00FB500C">
      <w:pPr>
        <w:ind w:firstLineChars="0" w:firstLine="420"/>
      </w:pPr>
      <w:r>
        <w:rPr>
          <w:rFonts w:hint="eastAsia"/>
        </w:rPr>
        <w:t>系统的整个开发设计都是按照软件工程的设计流程所实现的，系统从选题开始进行了深入的分析调查研究，选定题目后仔细进行了需求分析的撰写，我从用户的需求出发进行了全面的需求分析，之后根据软件工程的思想进行了概要设计和详细设计，之后设计数据库后进行了系统的编码和实现，在这过程中我学到了如何在有效地时间内发挥自己的工作效率，我不仅在系统的功能实现上实现了突破，应用了一种比较新颖的技术，同时我在完成的过程中学会了如何参考文献。在整个毕业论文的完成过程中我不仅学习到了很多专业知识方面的东西，更重要的是我学会了如何发现问题如何解决问题，个人的自我学习能力也得到了很好的发展，我相信在今后的工作中我遇到问题以后能够更加理智快速地解决问题。</w:t>
      </w:r>
    </w:p>
    <w:p w:rsidR="00FB500C" w:rsidRDefault="00FB500C" w:rsidP="00FB500C">
      <w:pPr>
        <w:ind w:firstLineChars="0" w:firstLine="420"/>
      </w:pPr>
      <w:r>
        <w:rPr>
          <w:rFonts w:hint="eastAsia"/>
        </w:rPr>
        <w:t>本篇论文详细阐述了该选题的需求背景，全面分析当</w:t>
      </w:r>
      <w:r>
        <w:rPr>
          <w:rFonts w:hint="eastAsia"/>
        </w:rPr>
        <w:lastRenderedPageBreak/>
        <w:t>今社会背景以及该网站的发展前景，并且全面介绍了</w:t>
      </w:r>
      <w:r>
        <w:rPr>
          <w:rFonts w:hint="eastAsia"/>
        </w:rPr>
        <w:t>PHP</w:t>
      </w:r>
      <w:r>
        <w:rPr>
          <w:rFonts w:hint="eastAsia"/>
        </w:rPr>
        <w:t>技术以及数据库技术等相关的技术，并且详细展示了本系统所涉及的数据库表以及系统最终的实现界面。</w:t>
      </w:r>
    </w:p>
    <w:p w:rsidR="00C0389A" w:rsidRPr="00FB500C" w:rsidRDefault="00FB500C" w:rsidP="00FB500C">
      <w:pPr>
        <w:ind w:firstLine="360"/>
      </w:pPr>
      <w:r>
        <w:rPr>
          <w:rFonts w:hint="eastAsia"/>
        </w:rPr>
        <w:t>我相信在自己的努力下会得到不一样的成果，经过自己细心研究的系统也带给我了许多成就感和快乐，同时我也学到了如何在团队中和大家一起学习，在以后的时间里我将继续保持这种探究精神，不断进取，不断思考。</w:t>
      </w:r>
    </w:p>
    <w:p w:rsidR="00BD512D" w:rsidRPr="00FB500C" w:rsidRDefault="00BD512D" w:rsidP="00BD512D">
      <w:pPr>
        <w:pStyle w:val="a0"/>
        <w:ind w:firstLine="360"/>
      </w:pPr>
    </w:p>
    <w:p w:rsidR="004D1BD7" w:rsidRDefault="00D436DB" w:rsidP="007B7134">
      <w:pPr>
        <w:pStyle w:val="Textof"/>
        <w:ind w:left="0" w:firstLineChars="0" w:firstLine="0"/>
        <w:jc w:val="center"/>
        <w:rPr>
          <w:ins w:id="1" w:author="微软用户" w:date="2009-08-03T11:15:00Z"/>
        </w:rPr>
      </w:pPr>
      <w:r>
        <w:rPr>
          <w:rFonts w:hint="eastAsia"/>
          <w:b/>
          <w:sz w:val="18"/>
          <w:szCs w:val="18"/>
        </w:rPr>
        <w:t xml:space="preserve">　　</w:t>
      </w:r>
      <w:r w:rsidR="004D1BD7" w:rsidRPr="008D5F2B">
        <w:rPr>
          <w:rFonts w:hint="eastAsia"/>
          <w:b/>
          <w:sz w:val="18"/>
          <w:szCs w:val="18"/>
        </w:rPr>
        <w:t>参考文献</w:t>
      </w:r>
    </w:p>
    <w:p w:rsidR="00E426CB" w:rsidRPr="00767586" w:rsidRDefault="00E426CB" w:rsidP="00C0389A">
      <w:pPr>
        <w:pStyle w:val="Textof"/>
        <w:ind w:leftChars="34" w:left="319" w:firstLineChars="0"/>
      </w:pP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 xml:space="preserve">［1］ </w:t>
      </w:r>
      <w:r w:rsidR="00B47CC7">
        <w:rPr>
          <w:rFonts w:ascii="楷体" w:eastAsia="楷体" w:hAnsi="楷体" w:cs="宋体" w:hint="eastAsia"/>
          <w:kern w:val="0"/>
          <w:szCs w:val="21"/>
        </w:rPr>
        <w:t>郑小波</w:t>
      </w:r>
      <w:r w:rsidR="00903CAC" w:rsidRPr="00B47CC7">
        <w:rPr>
          <w:rFonts w:ascii="楷体" w:eastAsia="楷体" w:hAnsi="楷体" w:cs="宋体" w:hint="eastAsia"/>
          <w:kern w:val="0"/>
          <w:szCs w:val="21"/>
        </w:rPr>
        <w:t>（1993）.</w:t>
      </w:r>
      <w:r w:rsidR="00B47CC7">
        <w:rPr>
          <w:rFonts w:ascii="楷体" w:eastAsia="楷体" w:hAnsi="楷体" w:cs="宋体" w:hint="eastAsia"/>
          <w:kern w:val="0"/>
          <w:szCs w:val="21"/>
        </w:rPr>
        <w:t>“微课在初中思想品德中的运用初探”</w:t>
      </w:r>
      <w:r w:rsidRPr="00B47CC7">
        <w:rPr>
          <w:rFonts w:ascii="楷体" w:eastAsia="楷体" w:hAnsi="楷体" w:hint="eastAsia"/>
          <w:szCs w:val="18"/>
        </w:rPr>
        <w:t>［J］.</w:t>
      </w:r>
      <w:r w:rsidR="00903CAC" w:rsidRPr="00B47CC7">
        <w:rPr>
          <w:rFonts w:ascii="楷体" w:eastAsia="楷体" w:hAnsi="楷体" w:cs="宋体" w:hint="eastAsia"/>
          <w:kern w:val="0"/>
          <w:szCs w:val="21"/>
        </w:rPr>
        <w:t xml:space="preserve"> </w:t>
      </w:r>
      <w:r w:rsidR="00B47CC7">
        <w:rPr>
          <w:rFonts w:ascii="楷体" w:eastAsia="楷体" w:hAnsi="楷体" w:cs="宋体" w:hint="eastAsia"/>
          <w:kern w:val="0"/>
          <w:szCs w:val="21"/>
        </w:rPr>
        <w:t>新课程（中学），New Curriculum,2014年07期</w:t>
      </w:r>
      <w:r w:rsidR="00903CAC" w:rsidRPr="00B47CC7">
        <w:rPr>
          <w:rFonts w:ascii="楷体" w:eastAsia="楷体" w:hAnsi="楷体" w:cs="宋体" w:hint="eastAsia"/>
          <w:kern w:val="0"/>
          <w:szCs w:val="21"/>
        </w:rPr>
        <w:t>.</w:t>
      </w:r>
    </w:p>
    <w:p w:rsidR="00137924"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［2］</w:t>
      </w:r>
      <w:r w:rsidR="00903CAC" w:rsidRPr="00B47CC7">
        <w:rPr>
          <w:rFonts w:ascii="楷体" w:eastAsia="楷体" w:hAnsi="楷体" w:hint="eastAsia"/>
          <w:szCs w:val="18"/>
        </w:rPr>
        <w:t xml:space="preserve"> </w:t>
      </w:r>
      <w:r w:rsidR="00B47CC7">
        <w:rPr>
          <w:rFonts w:ascii="楷体" w:eastAsia="楷体" w:hAnsi="楷体" w:hint="eastAsia"/>
          <w:szCs w:val="18"/>
        </w:rPr>
        <w:t>陈铁山</w:t>
      </w:r>
      <w:r w:rsidR="00137924" w:rsidRPr="00B47CC7">
        <w:rPr>
          <w:rFonts w:ascii="楷体" w:eastAsia="楷体" w:hAnsi="楷体" w:cs="宋体" w:hint="eastAsia"/>
          <w:kern w:val="0"/>
          <w:szCs w:val="21"/>
        </w:rPr>
        <w:t>（美）.</w:t>
      </w:r>
      <w:r w:rsidR="00B47CC7">
        <w:rPr>
          <w:rFonts w:ascii="楷体" w:eastAsia="楷体" w:hAnsi="楷体" w:hint="eastAsia"/>
          <w:szCs w:val="21"/>
        </w:rPr>
        <w:t>任务驱动教学模式在高校教学中的应用研究——以《国际结算》课程为例</w:t>
      </w:r>
      <w:r w:rsidR="00137924" w:rsidRPr="00B47CC7">
        <w:rPr>
          <w:rFonts w:ascii="楷体" w:eastAsia="楷体" w:hAnsi="楷体" w:hint="eastAsia"/>
          <w:szCs w:val="18"/>
        </w:rPr>
        <w:t>［</w:t>
      </w:r>
      <w:r w:rsidR="00B47CC7">
        <w:rPr>
          <w:rFonts w:ascii="楷体" w:eastAsia="楷体" w:hAnsi="楷体" w:hint="eastAsia"/>
          <w:szCs w:val="18"/>
        </w:rPr>
        <w:t>J</w:t>
      </w:r>
      <w:r w:rsidR="00137924" w:rsidRPr="00B47CC7">
        <w:rPr>
          <w:rFonts w:ascii="楷体" w:eastAsia="楷体" w:hAnsi="楷体" w:hint="eastAsia"/>
          <w:szCs w:val="18"/>
        </w:rPr>
        <w:t>］.</w:t>
      </w:r>
      <w:r w:rsidR="00137924" w:rsidRPr="00B47CC7">
        <w:rPr>
          <w:rFonts w:ascii="楷体" w:eastAsia="楷体" w:hAnsi="楷体" w:hint="eastAsia"/>
          <w:color w:val="000000"/>
          <w:szCs w:val="21"/>
        </w:rPr>
        <w:t xml:space="preserve"> </w:t>
      </w:r>
      <w:r w:rsidR="00B47CC7">
        <w:rPr>
          <w:rFonts w:ascii="楷体" w:eastAsia="楷体" w:hAnsi="楷体" w:hint="eastAsia"/>
          <w:color w:val="000000"/>
          <w:szCs w:val="21"/>
        </w:rPr>
        <w:t>长春金融高等专科学校学报</w:t>
      </w:r>
      <w:r w:rsidR="00137924" w:rsidRPr="00B47CC7">
        <w:rPr>
          <w:rFonts w:ascii="楷体" w:eastAsia="楷体" w:hAnsi="楷体" w:hint="eastAsia"/>
          <w:szCs w:val="18"/>
        </w:rPr>
        <w:t>，20</w:t>
      </w:r>
      <w:r w:rsidR="00B47CC7">
        <w:rPr>
          <w:rFonts w:ascii="楷体" w:eastAsia="楷体" w:hAnsi="楷体" w:hint="eastAsia"/>
          <w:szCs w:val="18"/>
        </w:rPr>
        <w:t>12年04期</w:t>
      </w:r>
      <w:r w:rsidR="00137924" w:rsidRPr="00B47CC7">
        <w:rPr>
          <w:rFonts w:ascii="楷体" w:eastAsia="楷体" w:hAnsi="楷体" w:hint="eastAsia"/>
          <w:szCs w:val="18"/>
        </w:rPr>
        <w:t>.</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Pr="00193CDA">
        <w:rPr>
          <w:rFonts w:ascii="楷体" w:eastAsia="楷体" w:hAnsi="楷体" w:hint="eastAsia"/>
          <w:szCs w:val="18"/>
        </w:rPr>
        <w:t>3］</w:t>
      </w:r>
      <w:r w:rsidR="00193CDA">
        <w:rPr>
          <w:rFonts w:ascii="楷体" w:eastAsia="楷体" w:hAnsi="楷体" w:hint="eastAsia"/>
          <w:szCs w:val="18"/>
        </w:rPr>
        <w:t xml:space="preserve"> 郭云祥</w:t>
      </w:r>
      <w:r w:rsidR="00193CDA" w:rsidRPr="00193CDA">
        <w:rPr>
          <w:rFonts w:ascii="楷体" w:eastAsia="楷体" w:hAnsi="楷体" w:hint="eastAsia"/>
          <w:szCs w:val="18"/>
        </w:rPr>
        <w:t>.</w:t>
      </w:r>
      <w:r w:rsidR="0097735D">
        <w:rPr>
          <w:rFonts w:ascii="楷体" w:eastAsia="楷体" w:hAnsi="楷体" w:hint="eastAsia"/>
          <w:szCs w:val="18"/>
        </w:rPr>
        <w:t>传统中学语文课堂教学</w:t>
      </w:r>
      <w:r w:rsidR="00193CDA">
        <w:rPr>
          <w:rFonts w:ascii="楷体" w:eastAsia="楷体" w:hAnsi="楷体" w:hint="eastAsia"/>
          <w:szCs w:val="18"/>
        </w:rPr>
        <w:t>模式的弊端、根源于对策研究</w:t>
      </w:r>
      <w:r w:rsidR="00193CDA" w:rsidRPr="00193CDA">
        <w:rPr>
          <w:rFonts w:ascii="楷体" w:eastAsia="楷体" w:hAnsi="楷体" w:hint="eastAsia"/>
          <w:szCs w:val="18"/>
        </w:rPr>
        <w:t xml:space="preserve">[D]. </w:t>
      </w:r>
      <w:r w:rsidR="00193CDA">
        <w:rPr>
          <w:rFonts w:ascii="楷体" w:eastAsia="楷体" w:hAnsi="楷体" w:hint="eastAsia"/>
          <w:szCs w:val="18"/>
        </w:rPr>
        <w:t>辽宁</w:t>
      </w:r>
      <w:r w:rsidR="00193CDA" w:rsidRPr="00193CDA">
        <w:rPr>
          <w:rFonts w:ascii="楷体" w:eastAsia="楷体" w:hAnsi="楷体" w:hint="eastAsia"/>
          <w:szCs w:val="18"/>
        </w:rPr>
        <w:t>：</w:t>
      </w:r>
      <w:r w:rsidR="00193CDA">
        <w:rPr>
          <w:rFonts w:ascii="楷体" w:eastAsia="楷体" w:hAnsi="楷体" w:hint="eastAsia"/>
          <w:szCs w:val="18"/>
        </w:rPr>
        <w:t>辽宁师范大学</w:t>
      </w:r>
      <w:r w:rsidR="00193CDA" w:rsidRPr="00193CDA">
        <w:rPr>
          <w:rFonts w:ascii="楷体" w:eastAsia="楷体" w:hAnsi="楷体" w:hint="eastAsia"/>
          <w:szCs w:val="18"/>
        </w:rPr>
        <w:t xml:space="preserve">, </w:t>
      </w:r>
      <w:r w:rsidR="00193CDA">
        <w:rPr>
          <w:rFonts w:ascii="楷体" w:eastAsia="楷体" w:hAnsi="楷体" w:hint="eastAsia"/>
          <w:szCs w:val="18"/>
        </w:rPr>
        <w:t>2008</w:t>
      </w:r>
      <w:r w:rsidR="00193CDA" w:rsidRPr="00193CDA">
        <w:rPr>
          <w:rFonts w:ascii="楷体" w:eastAsia="楷体" w:hAnsi="楷体" w:hint="eastAsia"/>
          <w:szCs w:val="18"/>
        </w:rPr>
        <w:t>.</w:t>
      </w:r>
    </w:p>
    <w:p w:rsidR="004D1BD7" w:rsidRDefault="004D1BD7" w:rsidP="00137924">
      <w:pPr>
        <w:ind w:left="540" w:hangingChars="300" w:hanging="540"/>
        <w:rPr>
          <w:rFonts w:ascii="楷体" w:eastAsia="楷体" w:hAnsi="楷体"/>
          <w:szCs w:val="18"/>
        </w:rPr>
      </w:pPr>
      <w:r w:rsidRPr="00B47CC7">
        <w:rPr>
          <w:rFonts w:ascii="楷体" w:eastAsia="楷体" w:hAnsi="楷体" w:hint="eastAsia"/>
          <w:szCs w:val="18"/>
        </w:rPr>
        <w:t>［4］</w:t>
      </w:r>
      <w:r w:rsidR="00BD512D">
        <w:rPr>
          <w:rFonts w:ascii="楷体" w:eastAsia="楷体" w:hAnsi="楷体" w:hint="eastAsia"/>
          <w:szCs w:val="18"/>
        </w:rPr>
        <w:t xml:space="preserve"> 向启传</w:t>
      </w:r>
      <w:r w:rsidR="00BD512D" w:rsidRPr="00B47CC7">
        <w:rPr>
          <w:rFonts w:ascii="楷体" w:eastAsia="楷体" w:hAnsi="楷体" w:hint="eastAsia"/>
          <w:szCs w:val="18"/>
        </w:rPr>
        <w:t>，</w:t>
      </w:r>
      <w:r w:rsidR="00BD512D">
        <w:rPr>
          <w:rFonts w:ascii="楷体" w:eastAsia="楷体" w:hAnsi="楷体" w:hint="eastAsia"/>
          <w:szCs w:val="18"/>
        </w:rPr>
        <w:t>让中职生快乐学习数学之我见</w:t>
      </w:r>
      <w:r w:rsidR="00BD512D" w:rsidRPr="00B47CC7">
        <w:rPr>
          <w:rFonts w:ascii="楷体" w:eastAsia="楷体" w:hAnsi="楷体" w:hint="eastAsia"/>
          <w:szCs w:val="18"/>
        </w:rPr>
        <w:t xml:space="preserve"> [J],</w:t>
      </w:r>
      <w:r w:rsidR="00BD512D">
        <w:rPr>
          <w:rFonts w:ascii="楷体" w:eastAsia="楷体" w:hAnsi="楷体" w:hint="eastAsia"/>
          <w:szCs w:val="18"/>
        </w:rPr>
        <w:t>时代教育</w:t>
      </w:r>
      <w:r w:rsidR="00BD512D" w:rsidRPr="00B47CC7">
        <w:rPr>
          <w:rFonts w:ascii="楷体" w:eastAsia="楷体" w:hAnsi="楷体" w:hint="eastAsia"/>
          <w:szCs w:val="18"/>
        </w:rPr>
        <w:t>，</w:t>
      </w:r>
      <w:r w:rsidR="00BD512D">
        <w:rPr>
          <w:rFonts w:ascii="楷体" w:eastAsia="楷体" w:hAnsi="楷体" w:hint="eastAsia"/>
          <w:szCs w:val="18"/>
        </w:rPr>
        <w:t>2015年02期</w:t>
      </w:r>
      <w:r w:rsidR="00BD512D" w:rsidRPr="00B47CC7">
        <w:rPr>
          <w:rFonts w:ascii="楷体" w:eastAsia="楷体" w:hAnsi="楷体" w:hint="eastAsia"/>
          <w:szCs w:val="18"/>
        </w:rPr>
        <w:t>:47-53</w:t>
      </w:r>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5</w:t>
      </w:r>
      <w:r w:rsidRPr="00193CDA">
        <w:rPr>
          <w:rFonts w:ascii="楷体" w:eastAsia="楷体" w:hAnsi="楷体" w:hint="eastAsia"/>
          <w:szCs w:val="18"/>
        </w:rPr>
        <w:t>］</w:t>
      </w:r>
      <w:r>
        <w:rPr>
          <w:rFonts w:ascii="楷体" w:eastAsia="楷体" w:hAnsi="楷体" w:hint="eastAsia"/>
          <w:szCs w:val="18"/>
        </w:rPr>
        <w:t xml:space="preserve">  许可</w:t>
      </w:r>
      <w:r w:rsidRPr="00193CDA">
        <w:rPr>
          <w:rFonts w:ascii="楷体" w:eastAsia="楷体" w:hAnsi="楷体" w:hint="eastAsia"/>
          <w:szCs w:val="18"/>
        </w:rPr>
        <w:t>.</w:t>
      </w:r>
      <w:r>
        <w:rPr>
          <w:rFonts w:ascii="楷体" w:eastAsia="楷体" w:hAnsi="楷体" w:hint="eastAsia"/>
          <w:szCs w:val="18"/>
        </w:rPr>
        <w:t>我国中小学微课发展现状分析</w:t>
      </w:r>
      <w:r w:rsidRPr="00193CDA">
        <w:rPr>
          <w:rFonts w:ascii="楷体" w:eastAsia="楷体" w:hAnsi="楷体" w:hint="eastAsia"/>
          <w:szCs w:val="18"/>
        </w:rPr>
        <w:t xml:space="preserve">[D]. </w:t>
      </w:r>
      <w:r>
        <w:rPr>
          <w:rFonts w:ascii="楷体" w:eastAsia="楷体" w:hAnsi="楷体" w:hint="eastAsia"/>
          <w:szCs w:val="18"/>
        </w:rPr>
        <w:t>江西</w:t>
      </w:r>
      <w:r w:rsidRPr="00193CDA">
        <w:rPr>
          <w:rFonts w:ascii="楷体" w:eastAsia="楷体" w:hAnsi="楷体" w:hint="eastAsia"/>
          <w:szCs w:val="18"/>
        </w:rPr>
        <w:t>：</w:t>
      </w:r>
      <w:r>
        <w:rPr>
          <w:rFonts w:ascii="楷体" w:eastAsia="楷体" w:hAnsi="楷体" w:hint="eastAsia"/>
          <w:szCs w:val="18"/>
        </w:rPr>
        <w:t>江西师范大学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0E27E5" w:rsidRDefault="000E27E5" w:rsidP="00137924">
      <w:pPr>
        <w:ind w:left="540" w:hangingChars="300" w:hanging="540"/>
        <w:rPr>
          <w:rFonts w:ascii="楷体" w:eastAsia="楷体" w:hAnsi="楷体"/>
          <w:szCs w:val="18"/>
        </w:rPr>
      </w:pPr>
      <w:r w:rsidRPr="00B47CC7">
        <w:rPr>
          <w:rFonts w:ascii="楷体" w:eastAsia="楷体" w:hAnsi="楷体" w:hint="eastAsia"/>
          <w:szCs w:val="18"/>
        </w:rPr>
        <w:t>［</w:t>
      </w:r>
      <w:r w:rsidR="0097735D">
        <w:rPr>
          <w:rFonts w:ascii="楷体" w:eastAsia="楷体" w:hAnsi="楷体" w:hint="eastAsia"/>
          <w:szCs w:val="18"/>
        </w:rPr>
        <w:t>6</w:t>
      </w:r>
      <w:r w:rsidRPr="00B47CC7">
        <w:rPr>
          <w:rFonts w:ascii="楷体" w:eastAsia="楷体" w:hAnsi="楷体" w:hint="eastAsia"/>
          <w:szCs w:val="18"/>
        </w:rPr>
        <w:t>］</w:t>
      </w:r>
      <w:r>
        <w:rPr>
          <w:rFonts w:ascii="楷体" w:eastAsia="楷体" w:hAnsi="楷体" w:hint="eastAsia"/>
          <w:szCs w:val="18"/>
        </w:rPr>
        <w:t xml:space="preserve"> 传统课堂教学[M</w:t>
      </w:r>
      <w:r w:rsidRPr="00B47CC7">
        <w:rPr>
          <w:rFonts w:ascii="楷体" w:eastAsia="楷体" w:hAnsi="楷体" w:hint="eastAsia"/>
          <w:szCs w:val="18"/>
        </w:rPr>
        <w:t>/OL].</w:t>
      </w:r>
      <w:r w:rsidRPr="000E27E5">
        <w:t xml:space="preserve"> </w:t>
      </w:r>
      <w:hyperlink r:id="rId37" w:history="1">
        <w:r w:rsidR="001A0628" w:rsidRPr="00DB5760">
          <w:rPr>
            <w:rStyle w:val="ab"/>
            <w:rFonts w:ascii="楷体" w:eastAsia="楷体" w:hAnsi="楷体"/>
            <w:szCs w:val="18"/>
          </w:rPr>
          <w:t>http://wenku.baidu.c</w:t>
        </w:r>
      </w:hyperlink>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7</w:t>
      </w:r>
      <w:r w:rsidRPr="00193CDA">
        <w:rPr>
          <w:rFonts w:ascii="楷体" w:eastAsia="楷体" w:hAnsi="楷体" w:hint="eastAsia"/>
          <w:szCs w:val="18"/>
        </w:rPr>
        <w:t>］</w:t>
      </w:r>
      <w:r>
        <w:rPr>
          <w:rFonts w:ascii="楷体" w:eastAsia="楷体" w:hAnsi="楷体" w:hint="eastAsia"/>
          <w:szCs w:val="18"/>
        </w:rPr>
        <w:t xml:space="preserve"> 白杨</w:t>
      </w:r>
      <w:r w:rsidRPr="00193CDA">
        <w:rPr>
          <w:rFonts w:ascii="楷体" w:eastAsia="楷体" w:hAnsi="楷体" w:hint="eastAsia"/>
          <w:szCs w:val="18"/>
        </w:rPr>
        <w:t>.</w:t>
      </w:r>
      <w:r>
        <w:rPr>
          <w:rFonts w:ascii="楷体" w:eastAsia="楷体" w:hAnsi="楷体" w:hint="eastAsia"/>
          <w:szCs w:val="18"/>
        </w:rPr>
        <w:t>高中引入微课程辅助学习的研究和实践</w:t>
      </w:r>
      <w:r w:rsidRPr="00193CDA">
        <w:rPr>
          <w:rFonts w:ascii="楷体" w:eastAsia="楷体" w:hAnsi="楷体" w:hint="eastAsia"/>
          <w:szCs w:val="18"/>
        </w:rPr>
        <w:t xml:space="preserve">[D]. </w:t>
      </w:r>
      <w:r>
        <w:rPr>
          <w:rFonts w:ascii="楷体" w:eastAsia="楷体" w:hAnsi="楷体" w:hint="eastAsia"/>
          <w:szCs w:val="18"/>
        </w:rPr>
        <w:t>河北</w:t>
      </w:r>
      <w:r w:rsidRPr="00193CDA">
        <w:rPr>
          <w:rFonts w:ascii="楷体" w:eastAsia="楷体" w:hAnsi="楷体" w:hint="eastAsia"/>
          <w:szCs w:val="18"/>
        </w:rPr>
        <w:t>：</w:t>
      </w:r>
      <w:r>
        <w:rPr>
          <w:rFonts w:ascii="楷体" w:eastAsia="楷体" w:hAnsi="楷体" w:hint="eastAsia"/>
          <w:szCs w:val="18"/>
        </w:rPr>
        <w:t>河北师范大学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1A0628" w:rsidRPr="001A0628" w:rsidRDefault="001A0628" w:rsidP="001A0628">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8</w:t>
      </w:r>
      <w:r w:rsidRPr="00B47CC7">
        <w:rPr>
          <w:rFonts w:ascii="楷体" w:eastAsia="楷体" w:hAnsi="楷体" w:hint="eastAsia"/>
          <w:szCs w:val="18"/>
        </w:rPr>
        <w:t>］</w:t>
      </w:r>
      <w:r>
        <w:rPr>
          <w:rFonts w:ascii="楷体" w:eastAsia="楷体" w:hAnsi="楷体" w:hint="eastAsia"/>
          <w:szCs w:val="18"/>
        </w:rPr>
        <w:t xml:space="preserve"> 王池</w:t>
      </w:r>
      <w:r w:rsidRPr="00B47CC7">
        <w:rPr>
          <w:rFonts w:ascii="楷体" w:eastAsia="楷体" w:hAnsi="楷体" w:hint="eastAsia"/>
          <w:szCs w:val="18"/>
        </w:rPr>
        <w:t>，</w:t>
      </w:r>
      <w:r w:rsidRPr="001A0628">
        <w:rPr>
          <w:rFonts w:ascii="楷体" w:eastAsia="楷体" w:hAnsi="楷体" w:hint="eastAsia"/>
          <w:szCs w:val="18"/>
        </w:rPr>
        <w:t>基于ThinkPHP的微课教学竞赛系统设计与实现</w:t>
      </w:r>
      <w:r w:rsidRPr="00B47CC7">
        <w:rPr>
          <w:rFonts w:ascii="楷体" w:eastAsia="楷体" w:hAnsi="楷体" w:hint="eastAsia"/>
          <w:szCs w:val="18"/>
        </w:rPr>
        <w:t xml:space="preserve"> [</w:t>
      </w:r>
      <w:r>
        <w:rPr>
          <w:rFonts w:ascii="楷体" w:eastAsia="楷体" w:hAnsi="楷体" w:hint="eastAsia"/>
          <w:szCs w:val="18"/>
        </w:rPr>
        <w:t>D</w:t>
      </w:r>
      <w:r w:rsidRPr="00B47CC7">
        <w:rPr>
          <w:rFonts w:ascii="楷体" w:eastAsia="楷体" w:hAnsi="楷体" w:hint="eastAsia"/>
          <w:szCs w:val="18"/>
        </w:rPr>
        <w:t>],</w:t>
      </w:r>
      <w:r>
        <w:rPr>
          <w:rFonts w:ascii="楷体" w:eastAsia="楷体" w:hAnsi="楷体" w:hint="eastAsia"/>
          <w:szCs w:val="18"/>
        </w:rPr>
        <w:t>西安</w:t>
      </w:r>
      <w:r w:rsidRPr="00B47CC7">
        <w:rPr>
          <w:rFonts w:ascii="楷体" w:eastAsia="楷体" w:hAnsi="楷体" w:hint="eastAsia"/>
          <w:szCs w:val="18"/>
        </w:rPr>
        <w:t>，</w:t>
      </w:r>
      <w:r>
        <w:rPr>
          <w:rFonts w:ascii="楷体" w:eastAsia="楷体" w:hAnsi="楷体" w:hint="eastAsia"/>
          <w:szCs w:val="18"/>
        </w:rPr>
        <w:t>西安电子科技大学，2014</w:t>
      </w:r>
    </w:p>
    <w:p w:rsidR="004D1BD7" w:rsidRPr="00B47CC7" w:rsidRDefault="004D1BD7" w:rsidP="004D1BD7">
      <w:pPr>
        <w:ind w:left="540" w:hangingChars="300" w:hanging="540"/>
        <w:rPr>
          <w:rFonts w:ascii="楷体" w:eastAsia="楷体" w:hAnsi="楷体"/>
          <w:color w:val="0000FF"/>
          <w:szCs w:val="18"/>
        </w:rPr>
      </w:pPr>
      <w:r w:rsidRPr="00B47CC7">
        <w:rPr>
          <w:rFonts w:ascii="楷体" w:eastAsia="楷体" w:hAnsi="楷体" w:hint="eastAsia"/>
          <w:szCs w:val="18"/>
        </w:rPr>
        <w:t>［</w:t>
      </w:r>
      <w:r w:rsidR="00D562EA">
        <w:rPr>
          <w:rFonts w:ascii="楷体" w:eastAsia="楷体" w:hAnsi="楷体" w:hint="eastAsia"/>
          <w:szCs w:val="18"/>
        </w:rPr>
        <w:t>9</w:t>
      </w:r>
      <w:r w:rsidRPr="00B47CC7">
        <w:rPr>
          <w:rFonts w:ascii="楷体" w:eastAsia="楷体" w:hAnsi="楷体" w:hint="eastAsia"/>
          <w:szCs w:val="18"/>
        </w:rPr>
        <w:t>］</w:t>
      </w:r>
      <w:r w:rsidR="00BD512D" w:rsidRPr="00B47CC7">
        <w:rPr>
          <w:rFonts w:ascii="楷体" w:eastAsia="楷体" w:hAnsi="楷体" w:hint="eastAsia"/>
          <w:szCs w:val="18"/>
        </w:rPr>
        <w:t>黄缙华 等.MySQL 入门很简单[M].清华大学出版社.2011</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10</w:t>
      </w:r>
      <w:r w:rsidRPr="00B47CC7">
        <w:rPr>
          <w:rFonts w:ascii="楷体" w:eastAsia="楷体" w:hAnsi="楷体" w:hint="eastAsia"/>
          <w:szCs w:val="18"/>
        </w:rPr>
        <w:t>］</w:t>
      </w:r>
      <w:r w:rsidR="00BD512D">
        <w:rPr>
          <w:rFonts w:ascii="楷体" w:eastAsia="楷体" w:hAnsi="楷体" w:hint="eastAsia"/>
          <w:szCs w:val="18"/>
        </w:rPr>
        <w:t xml:space="preserve"> </w:t>
      </w:r>
      <w:r w:rsidR="00BD512D" w:rsidRPr="00B47CC7">
        <w:rPr>
          <w:rFonts w:ascii="楷体" w:eastAsia="楷体" w:hAnsi="楷体" w:hint="eastAsia"/>
          <w:szCs w:val="18"/>
        </w:rPr>
        <w:t>邱均成. 基于 PHP 的高校国有资产信息化管理系统的开发研究[J]. 中国管理信息化,</w:t>
      </w:r>
      <w:r w:rsidR="00BD512D" w:rsidRPr="00B47CC7">
        <w:rPr>
          <w:rFonts w:ascii="楷体" w:eastAsia="楷体" w:hAnsi="楷体"/>
          <w:szCs w:val="18"/>
        </w:rPr>
        <w:t>2006: 17-18.</w:t>
      </w:r>
      <w:r w:rsidR="00BD512D" w:rsidRPr="00B47CC7">
        <w:rPr>
          <w:rFonts w:ascii="楷体" w:eastAsia="楷体" w:hAnsi="楷体" w:hint="eastAsia"/>
          <w:color w:val="0000FF"/>
          <w:szCs w:val="18"/>
        </w:rPr>
        <w:t xml:space="preserve">  </w:t>
      </w:r>
    </w:p>
    <w:p w:rsidR="00903CAC" w:rsidRPr="00B47CC7" w:rsidRDefault="004D1BD7" w:rsidP="00137924">
      <w:pPr>
        <w:ind w:left="540" w:hangingChars="300" w:hanging="540"/>
        <w:rPr>
          <w:rFonts w:ascii="楷体" w:eastAsia="楷体" w:hAnsi="楷体" w:cs="宋体"/>
          <w:kern w:val="0"/>
          <w:szCs w:val="21"/>
        </w:rPr>
      </w:pPr>
      <w:r w:rsidRPr="00B47CC7">
        <w:rPr>
          <w:rFonts w:ascii="楷体" w:eastAsia="楷体" w:hAnsi="楷体" w:hint="eastAsia"/>
          <w:szCs w:val="18"/>
        </w:rPr>
        <w:t>［</w:t>
      </w:r>
      <w:r w:rsidR="00D562EA">
        <w:rPr>
          <w:rFonts w:ascii="楷体" w:eastAsia="楷体" w:hAnsi="楷体" w:hint="eastAsia"/>
          <w:szCs w:val="18"/>
        </w:rPr>
        <w:t>11</w:t>
      </w:r>
      <w:r w:rsidRPr="00B47CC7">
        <w:rPr>
          <w:rFonts w:ascii="楷体" w:eastAsia="楷体" w:hAnsi="楷体" w:hint="eastAsia"/>
          <w:szCs w:val="18"/>
        </w:rPr>
        <w:t>］</w:t>
      </w:r>
      <w:r w:rsidR="00137924" w:rsidRPr="00B47CC7">
        <w:rPr>
          <w:rFonts w:ascii="楷体" w:eastAsia="楷体" w:hAnsi="楷体" w:hint="eastAsia"/>
          <w:szCs w:val="18"/>
        </w:rPr>
        <w:t xml:space="preserve"> </w:t>
      </w:r>
      <w:r w:rsidR="00137924" w:rsidRPr="00B47CC7">
        <w:rPr>
          <w:rFonts w:ascii="楷体" w:eastAsia="楷体" w:hAnsi="楷体" w:cs="宋体" w:hint="eastAsia"/>
          <w:kern w:val="0"/>
          <w:szCs w:val="21"/>
        </w:rPr>
        <w:t>前沿科技编.精通CSS+DIV网页样式与布局</w:t>
      </w:r>
      <w:r w:rsidR="00137924" w:rsidRPr="00B47CC7">
        <w:rPr>
          <w:rFonts w:ascii="楷体" w:eastAsia="楷体" w:hAnsi="楷体" w:hint="eastAsia"/>
          <w:szCs w:val="18"/>
        </w:rPr>
        <w:t>［M］.</w:t>
      </w:r>
      <w:r w:rsidR="00137924" w:rsidRPr="00B47CC7">
        <w:rPr>
          <w:rFonts w:ascii="楷体" w:eastAsia="楷体" w:hAnsi="楷体" w:cs="宋体" w:hint="eastAsia"/>
          <w:kern w:val="0"/>
          <w:szCs w:val="21"/>
        </w:rPr>
        <w:t xml:space="preserve"> 人民邮电出版社.2007</w:t>
      </w:r>
    </w:p>
    <w:p w:rsidR="0065169D" w:rsidRDefault="004D1BD7" w:rsidP="0065169D">
      <w:pPr>
        <w:ind w:left="540" w:hangingChars="300" w:hanging="540"/>
        <w:jc w:val="left"/>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12</w:t>
      </w:r>
      <w:r w:rsidRPr="00B47CC7">
        <w:rPr>
          <w:rFonts w:ascii="楷体" w:eastAsia="楷体" w:hAnsi="楷体" w:hint="eastAsia"/>
          <w:szCs w:val="18"/>
        </w:rPr>
        <w:t>］</w:t>
      </w:r>
      <w:r w:rsidR="00137924" w:rsidRPr="00B47CC7">
        <w:rPr>
          <w:rFonts w:ascii="楷体" w:eastAsia="楷体" w:hAnsi="楷体" w:hint="eastAsia"/>
          <w:szCs w:val="18"/>
        </w:rPr>
        <w:t xml:space="preserve"> ThinkPHP</w:t>
      </w:r>
      <w:r w:rsidR="00D34F2E">
        <w:rPr>
          <w:rFonts w:ascii="楷体" w:eastAsia="楷体" w:hAnsi="楷体" w:hint="eastAsia"/>
          <w:szCs w:val="18"/>
        </w:rPr>
        <w:t>官方</w:t>
      </w:r>
      <w:r w:rsidR="00137924" w:rsidRPr="00B47CC7">
        <w:rPr>
          <w:rFonts w:ascii="楷体" w:eastAsia="楷体" w:hAnsi="楷体" w:hint="eastAsia"/>
          <w:szCs w:val="18"/>
        </w:rPr>
        <w:t>[EB/OL].http://www.thinkphp.cn/</w:t>
      </w:r>
    </w:p>
    <w:p w:rsidR="0097735D" w:rsidRPr="0097735D" w:rsidRDefault="0097735D" w:rsidP="0065169D">
      <w:pPr>
        <w:ind w:left="540" w:hangingChars="300" w:hanging="540"/>
        <w:jc w:val="left"/>
        <w:rPr>
          <w:rFonts w:ascii="楷体" w:eastAsia="楷体" w:hAnsi="楷体"/>
          <w:szCs w:val="18"/>
        </w:rPr>
      </w:pPr>
    </w:p>
    <w:sectPr w:rsidR="0097735D" w:rsidRPr="0097735D" w:rsidSect="0032132D">
      <w:headerReference w:type="even" r:id="rId38"/>
      <w:headerReference w:type="default" r:id="rId39"/>
      <w:pgSz w:w="11907" w:h="16840" w:code="9"/>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8A8" w:rsidRDefault="005478A8" w:rsidP="00C0389A">
      <w:pPr>
        <w:ind w:firstLine="360"/>
      </w:pPr>
      <w:r>
        <w:separator/>
      </w:r>
    </w:p>
  </w:endnote>
  <w:endnote w:type="continuationSeparator" w:id="0">
    <w:p w:rsidR="005478A8" w:rsidRDefault="005478A8" w:rsidP="00C0389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8A8" w:rsidRDefault="005478A8" w:rsidP="00C0389A">
      <w:pPr>
        <w:ind w:firstLine="360"/>
      </w:pPr>
      <w:r>
        <w:separator/>
      </w:r>
    </w:p>
  </w:footnote>
  <w:footnote w:type="continuationSeparator" w:id="0">
    <w:p w:rsidR="005478A8" w:rsidRDefault="005478A8" w:rsidP="00C0389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DE48AB" w:rsidRDefault="0079770F" w:rsidP="00645AC9">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E0" w:rsidRDefault="007753E0" w:rsidP="00645AC9">
    <w:pPr>
      <w:pStyle w:val="aa"/>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E128B4" w:rsidRDefault="0079770F" w:rsidP="00E128B4">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AC9" w:rsidRPr="00DE48AB" w:rsidRDefault="00645AC9" w:rsidP="00645AC9">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645AC9">
    <w:pPr>
      <w:pStyle w:val="aa"/>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A674B"/>
    <w:multiLevelType w:val="hybridMultilevel"/>
    <w:tmpl w:val="E380275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EBF2E77"/>
    <w:multiLevelType w:val="hybridMultilevel"/>
    <w:tmpl w:val="6B868E20"/>
    <w:lvl w:ilvl="0" w:tplc="5AF62B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1577CC"/>
    <w:multiLevelType w:val="hybridMultilevel"/>
    <w:tmpl w:val="0F60549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4BBC2CA8"/>
    <w:multiLevelType w:val="multilevel"/>
    <w:tmpl w:val="91364F8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999"/>
        </w:tabs>
        <w:ind w:left="279" w:firstLine="0"/>
      </w:pPr>
      <w:rPr>
        <w:rFonts w:ascii="Times New Roman" w:hAnsi="Times New Roman" w:hint="default"/>
        <w:b/>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3"/>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BD7"/>
    <w:rsid w:val="00004004"/>
    <w:rsid w:val="0000496F"/>
    <w:rsid w:val="0001710C"/>
    <w:rsid w:val="0003341B"/>
    <w:rsid w:val="00035CE8"/>
    <w:rsid w:val="000776D3"/>
    <w:rsid w:val="00087B96"/>
    <w:rsid w:val="000C17AF"/>
    <w:rsid w:val="000C356C"/>
    <w:rsid w:val="000D5152"/>
    <w:rsid w:val="000E27E5"/>
    <w:rsid w:val="00137924"/>
    <w:rsid w:val="00142A6B"/>
    <w:rsid w:val="00163730"/>
    <w:rsid w:val="00193CDA"/>
    <w:rsid w:val="001A0628"/>
    <w:rsid w:val="001C5B04"/>
    <w:rsid w:val="001C64EC"/>
    <w:rsid w:val="001D29A2"/>
    <w:rsid w:val="001D53EA"/>
    <w:rsid w:val="0020282C"/>
    <w:rsid w:val="002131A6"/>
    <w:rsid w:val="0022324F"/>
    <w:rsid w:val="00225747"/>
    <w:rsid w:val="00234196"/>
    <w:rsid w:val="0024247B"/>
    <w:rsid w:val="0024796A"/>
    <w:rsid w:val="002509C6"/>
    <w:rsid w:val="00264A87"/>
    <w:rsid w:val="00284FD3"/>
    <w:rsid w:val="002C54AB"/>
    <w:rsid w:val="002C7ECA"/>
    <w:rsid w:val="002C7FCD"/>
    <w:rsid w:val="002D39B4"/>
    <w:rsid w:val="0032132D"/>
    <w:rsid w:val="00345357"/>
    <w:rsid w:val="003A1AF3"/>
    <w:rsid w:val="003A5DC6"/>
    <w:rsid w:val="003C29B5"/>
    <w:rsid w:val="003D1928"/>
    <w:rsid w:val="003F4EA8"/>
    <w:rsid w:val="004021AC"/>
    <w:rsid w:val="004023AF"/>
    <w:rsid w:val="004164FA"/>
    <w:rsid w:val="004203BB"/>
    <w:rsid w:val="00447F24"/>
    <w:rsid w:val="00463D40"/>
    <w:rsid w:val="00474AD5"/>
    <w:rsid w:val="00475E97"/>
    <w:rsid w:val="00491182"/>
    <w:rsid w:val="004914A5"/>
    <w:rsid w:val="00491B90"/>
    <w:rsid w:val="00492B10"/>
    <w:rsid w:val="00497275"/>
    <w:rsid w:val="004A1723"/>
    <w:rsid w:val="004B20F7"/>
    <w:rsid w:val="004B614B"/>
    <w:rsid w:val="004C7ED4"/>
    <w:rsid w:val="004D1BD7"/>
    <w:rsid w:val="004E1779"/>
    <w:rsid w:val="004F22C2"/>
    <w:rsid w:val="004F7061"/>
    <w:rsid w:val="0052403D"/>
    <w:rsid w:val="0053672D"/>
    <w:rsid w:val="005478A8"/>
    <w:rsid w:val="00557749"/>
    <w:rsid w:val="00561696"/>
    <w:rsid w:val="00566009"/>
    <w:rsid w:val="00576796"/>
    <w:rsid w:val="00593CA9"/>
    <w:rsid w:val="005A7875"/>
    <w:rsid w:val="005B1544"/>
    <w:rsid w:val="005D47C4"/>
    <w:rsid w:val="005E10C1"/>
    <w:rsid w:val="005E6592"/>
    <w:rsid w:val="005F0BD9"/>
    <w:rsid w:val="00614C78"/>
    <w:rsid w:val="006177A9"/>
    <w:rsid w:val="00645AC9"/>
    <w:rsid w:val="00647EA3"/>
    <w:rsid w:val="006501A3"/>
    <w:rsid w:val="0065169D"/>
    <w:rsid w:val="00652171"/>
    <w:rsid w:val="00661024"/>
    <w:rsid w:val="00673057"/>
    <w:rsid w:val="006F670C"/>
    <w:rsid w:val="00701842"/>
    <w:rsid w:val="00706187"/>
    <w:rsid w:val="00706578"/>
    <w:rsid w:val="00733A94"/>
    <w:rsid w:val="00734C76"/>
    <w:rsid w:val="0075178C"/>
    <w:rsid w:val="00761D1D"/>
    <w:rsid w:val="007667A6"/>
    <w:rsid w:val="00767586"/>
    <w:rsid w:val="007753E0"/>
    <w:rsid w:val="00780B1E"/>
    <w:rsid w:val="00782C31"/>
    <w:rsid w:val="0079770F"/>
    <w:rsid w:val="007A0644"/>
    <w:rsid w:val="007B14D5"/>
    <w:rsid w:val="007B7134"/>
    <w:rsid w:val="007C5E94"/>
    <w:rsid w:val="007D5679"/>
    <w:rsid w:val="007F229F"/>
    <w:rsid w:val="00802977"/>
    <w:rsid w:val="00805678"/>
    <w:rsid w:val="008378DE"/>
    <w:rsid w:val="008667FB"/>
    <w:rsid w:val="008722E1"/>
    <w:rsid w:val="008A07CD"/>
    <w:rsid w:val="008A0FBE"/>
    <w:rsid w:val="008B7EB7"/>
    <w:rsid w:val="008D781C"/>
    <w:rsid w:val="008E4E17"/>
    <w:rsid w:val="008E55C2"/>
    <w:rsid w:val="00903CAC"/>
    <w:rsid w:val="00904B1F"/>
    <w:rsid w:val="00905D30"/>
    <w:rsid w:val="00931741"/>
    <w:rsid w:val="00947F76"/>
    <w:rsid w:val="00970F1C"/>
    <w:rsid w:val="00971202"/>
    <w:rsid w:val="0097735D"/>
    <w:rsid w:val="009A24C5"/>
    <w:rsid w:val="009A6AD7"/>
    <w:rsid w:val="009E66A2"/>
    <w:rsid w:val="009F7CF0"/>
    <w:rsid w:val="00A337CD"/>
    <w:rsid w:val="00A46016"/>
    <w:rsid w:val="00A52B0C"/>
    <w:rsid w:val="00A62CB8"/>
    <w:rsid w:val="00A63F09"/>
    <w:rsid w:val="00A86F00"/>
    <w:rsid w:val="00AB69F6"/>
    <w:rsid w:val="00AC0B61"/>
    <w:rsid w:val="00B04D6E"/>
    <w:rsid w:val="00B47CC7"/>
    <w:rsid w:val="00B53D8D"/>
    <w:rsid w:val="00B57ADE"/>
    <w:rsid w:val="00B61380"/>
    <w:rsid w:val="00B95A29"/>
    <w:rsid w:val="00B96183"/>
    <w:rsid w:val="00BA0734"/>
    <w:rsid w:val="00BA6429"/>
    <w:rsid w:val="00BB322A"/>
    <w:rsid w:val="00BC2D20"/>
    <w:rsid w:val="00BD512D"/>
    <w:rsid w:val="00BE414D"/>
    <w:rsid w:val="00C0389A"/>
    <w:rsid w:val="00C038A1"/>
    <w:rsid w:val="00C120F9"/>
    <w:rsid w:val="00C40805"/>
    <w:rsid w:val="00C4288B"/>
    <w:rsid w:val="00C6731C"/>
    <w:rsid w:val="00C71630"/>
    <w:rsid w:val="00C81355"/>
    <w:rsid w:val="00C95EEC"/>
    <w:rsid w:val="00CA5AE3"/>
    <w:rsid w:val="00CE1984"/>
    <w:rsid w:val="00CE2563"/>
    <w:rsid w:val="00CF0798"/>
    <w:rsid w:val="00CF7A7E"/>
    <w:rsid w:val="00D34F2E"/>
    <w:rsid w:val="00D359E3"/>
    <w:rsid w:val="00D37BC8"/>
    <w:rsid w:val="00D436DB"/>
    <w:rsid w:val="00D449EB"/>
    <w:rsid w:val="00D562EA"/>
    <w:rsid w:val="00D5699B"/>
    <w:rsid w:val="00DA069C"/>
    <w:rsid w:val="00DB1E23"/>
    <w:rsid w:val="00DB2440"/>
    <w:rsid w:val="00DB4902"/>
    <w:rsid w:val="00DC2C60"/>
    <w:rsid w:val="00DD18D2"/>
    <w:rsid w:val="00DE48AB"/>
    <w:rsid w:val="00DF7C1F"/>
    <w:rsid w:val="00E0181B"/>
    <w:rsid w:val="00E054F3"/>
    <w:rsid w:val="00E128B4"/>
    <w:rsid w:val="00E136A2"/>
    <w:rsid w:val="00E22EC5"/>
    <w:rsid w:val="00E30628"/>
    <w:rsid w:val="00E426CB"/>
    <w:rsid w:val="00E47988"/>
    <w:rsid w:val="00E501DD"/>
    <w:rsid w:val="00E705B9"/>
    <w:rsid w:val="00E802AA"/>
    <w:rsid w:val="00EB6D75"/>
    <w:rsid w:val="00F35A65"/>
    <w:rsid w:val="00F53740"/>
    <w:rsid w:val="00F607E0"/>
    <w:rsid w:val="00F70397"/>
    <w:rsid w:val="00F7366D"/>
    <w:rsid w:val="00FB500C"/>
    <w:rsid w:val="00FE09D4"/>
    <w:rsid w:val="00FE1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D0FD82"/>
  <w15:chartTrackingRefBased/>
  <w15:docId w15:val="{B21EA015-E75B-4486-A7B5-223E4D5A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389A"/>
    <w:pPr>
      <w:widowControl w:val="0"/>
      <w:ind w:firstLineChars="200" w:firstLine="200"/>
      <w:jc w:val="both"/>
    </w:pPr>
    <w:rPr>
      <w:kern w:val="2"/>
      <w:sz w:val="18"/>
      <w:szCs w:val="24"/>
    </w:rPr>
  </w:style>
  <w:style w:type="paragraph" w:styleId="1">
    <w:name w:val="heading 1"/>
    <w:basedOn w:val="a"/>
    <w:next w:val="a0"/>
    <w:qFormat/>
    <w:rsid w:val="00C0389A"/>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rsid w:val="00C0389A"/>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autoRedefine/>
    <w:qFormat/>
    <w:rsid w:val="0024796A"/>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rsid w:val="004D1BD7"/>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rsid w:val="004D1BD7"/>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rsid w:val="004D1BD7"/>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rsid w:val="004D1BD7"/>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rsid w:val="004D1BD7"/>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rsid w:val="004D1BD7"/>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semiHidden/>
    <w:rsid w:val="004D1BD7"/>
    <w:rPr>
      <w:sz w:val="21"/>
      <w:szCs w:val="21"/>
    </w:rPr>
  </w:style>
  <w:style w:type="paragraph" w:styleId="a5">
    <w:name w:val="annotation text"/>
    <w:basedOn w:val="a"/>
    <w:rsid w:val="004D1BD7"/>
    <w:pPr>
      <w:jc w:val="left"/>
    </w:pPr>
  </w:style>
  <w:style w:type="paragraph" w:customStyle="1" w:styleId="a6">
    <w:name w:val="单位"/>
    <w:rsid w:val="004D1BD7"/>
    <w:pPr>
      <w:ind w:left="70" w:hangingChars="70" w:hanging="70"/>
      <w:jc w:val="both"/>
    </w:pPr>
    <w:rPr>
      <w:sz w:val="17"/>
    </w:rPr>
  </w:style>
  <w:style w:type="paragraph" w:customStyle="1" w:styleId="a7">
    <w:name w:val="摘要"/>
    <w:basedOn w:val="a0"/>
    <w:next w:val="a8"/>
    <w:rsid w:val="004D1BD7"/>
    <w:pPr>
      <w:tabs>
        <w:tab w:val="left" w:pos="798"/>
      </w:tabs>
      <w:overflowPunct w:val="0"/>
      <w:adjustRightInd w:val="0"/>
      <w:spacing w:after="0"/>
    </w:pPr>
    <w:rPr>
      <w:rFonts w:eastAsia="楷体_GB2312"/>
      <w:snapToGrid w:val="0"/>
      <w:szCs w:val="20"/>
    </w:rPr>
  </w:style>
  <w:style w:type="paragraph" w:customStyle="1" w:styleId="a8">
    <w:name w:val="关键词"/>
    <w:basedOn w:val="a7"/>
    <w:next w:val="a9"/>
    <w:rsid w:val="004D1BD7"/>
    <w:pPr>
      <w:ind w:left="429" w:hangingChars="429" w:hanging="429"/>
    </w:pPr>
  </w:style>
  <w:style w:type="paragraph" w:customStyle="1" w:styleId="a9">
    <w:name w:val="分类号"/>
    <w:basedOn w:val="a"/>
    <w:next w:val="a0"/>
    <w:rsid w:val="004D1BD7"/>
    <w:pPr>
      <w:widowControl/>
      <w:tabs>
        <w:tab w:val="left" w:pos="1233"/>
      </w:tabs>
      <w:spacing w:after="320"/>
    </w:pPr>
    <w:rPr>
      <w:rFonts w:eastAsia="黑体"/>
      <w:iCs/>
      <w:kern w:val="0"/>
      <w:szCs w:val="20"/>
    </w:rPr>
  </w:style>
  <w:style w:type="paragraph" w:styleId="aa">
    <w:name w:val="header"/>
    <w:basedOn w:val="a"/>
    <w:rsid w:val="004D1BD7"/>
    <w:pPr>
      <w:pBdr>
        <w:bottom w:val="single" w:sz="6" w:space="1" w:color="auto"/>
      </w:pBdr>
      <w:tabs>
        <w:tab w:val="center" w:pos="4153"/>
        <w:tab w:val="right" w:pos="8306"/>
      </w:tabs>
      <w:snapToGrid w:val="0"/>
      <w:jc w:val="center"/>
    </w:pPr>
    <w:rPr>
      <w:szCs w:val="18"/>
    </w:rPr>
  </w:style>
  <w:style w:type="paragraph" w:customStyle="1" w:styleId="DepartCorrespond">
    <w:name w:val="Depart.Correspond"/>
    <w:basedOn w:val="a6"/>
    <w:rsid w:val="004D1BD7"/>
    <w:pPr>
      <w:ind w:left="66" w:hangingChars="66" w:hanging="66"/>
    </w:pPr>
    <w:rPr>
      <w:iCs/>
      <w:sz w:val="16"/>
    </w:rPr>
  </w:style>
  <w:style w:type="paragraph" w:customStyle="1" w:styleId="10">
    <w:name w:val="标题1"/>
    <w:basedOn w:val="a"/>
    <w:next w:val="Name"/>
    <w:rsid w:val="004D1BD7"/>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rsid w:val="004D1BD7"/>
    <w:pPr>
      <w:keepNext/>
      <w:overflowPunct w:val="0"/>
      <w:spacing w:before="220" w:after="180" w:line="0" w:lineRule="atLeast"/>
      <w:jc w:val="left"/>
    </w:pPr>
    <w:rPr>
      <w:szCs w:val="20"/>
    </w:rPr>
  </w:style>
  <w:style w:type="character" w:styleId="ab">
    <w:name w:val="Hyperlink"/>
    <w:rsid w:val="004D1BD7"/>
    <w:rPr>
      <w:color w:val="0000FF"/>
      <w:u w:val="single"/>
    </w:rPr>
  </w:style>
  <w:style w:type="paragraph" w:styleId="a0">
    <w:name w:val="Body Text"/>
    <w:basedOn w:val="a"/>
    <w:rsid w:val="004D1BD7"/>
    <w:pPr>
      <w:spacing w:after="120"/>
    </w:pPr>
  </w:style>
  <w:style w:type="paragraph" w:customStyle="1" w:styleId="Textof">
    <w:name w:val="Text of 中文参考文献"/>
    <w:basedOn w:val="a"/>
    <w:rsid w:val="004D1BD7"/>
    <w:pPr>
      <w:widowControl/>
      <w:tabs>
        <w:tab w:val="left" w:pos="346"/>
      </w:tabs>
      <w:spacing w:line="260" w:lineRule="exact"/>
      <w:ind w:left="258" w:hangingChars="258" w:hanging="258"/>
    </w:pPr>
    <w:rPr>
      <w:kern w:val="0"/>
      <w:sz w:val="15"/>
      <w:szCs w:val="20"/>
    </w:rPr>
  </w:style>
  <w:style w:type="table" w:styleId="ac">
    <w:name w:val="Table Grid"/>
    <w:basedOn w:val="a2"/>
    <w:uiPriority w:val="59"/>
    <w:rsid w:val="004D1BD7"/>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semiHidden/>
    <w:rsid w:val="004D1BD7"/>
    <w:rPr>
      <w:szCs w:val="18"/>
    </w:rPr>
  </w:style>
  <w:style w:type="paragraph" w:styleId="ae">
    <w:name w:val="footer"/>
    <w:basedOn w:val="a"/>
    <w:rsid w:val="004D1BD7"/>
    <w:pPr>
      <w:tabs>
        <w:tab w:val="center" w:pos="4153"/>
        <w:tab w:val="right" w:pos="8306"/>
      </w:tabs>
      <w:snapToGrid w:val="0"/>
      <w:jc w:val="left"/>
    </w:pPr>
    <w:rPr>
      <w:szCs w:val="18"/>
    </w:rPr>
  </w:style>
  <w:style w:type="paragraph" w:styleId="af">
    <w:name w:val="footnote text"/>
    <w:basedOn w:val="a"/>
    <w:next w:val="a"/>
    <w:semiHidden/>
    <w:rsid w:val="008667FB"/>
    <w:pPr>
      <w:tabs>
        <w:tab w:val="left" w:pos="465"/>
      </w:tabs>
      <w:overflowPunct w:val="0"/>
      <w:snapToGrid w:val="0"/>
      <w:spacing w:before="120" w:line="312" w:lineRule="auto"/>
      <w:ind w:firstLineChars="267" w:firstLine="267"/>
    </w:pPr>
    <w:rPr>
      <w:sz w:val="15"/>
      <w:szCs w:val="20"/>
    </w:rPr>
  </w:style>
  <w:style w:type="paragraph" w:customStyle="1" w:styleId="address">
    <w:name w:val="address"/>
    <w:basedOn w:val="a"/>
    <w:next w:val="a"/>
    <w:qFormat/>
    <w:rsid w:val="008667FB"/>
    <w:pPr>
      <w:widowControl/>
      <w:ind w:firstLine="227"/>
      <w:jc w:val="center"/>
    </w:pPr>
    <w:rPr>
      <w:rFonts w:ascii="Times" w:hAnsi="Times"/>
      <w:kern w:val="0"/>
      <w:szCs w:val="20"/>
    </w:rPr>
  </w:style>
  <w:style w:type="paragraph" w:styleId="af0">
    <w:name w:val="annotation subject"/>
    <w:basedOn w:val="a5"/>
    <w:next w:val="a5"/>
    <w:semiHidden/>
    <w:rsid w:val="00035CE8"/>
    <w:rPr>
      <w:b/>
      <w:bCs/>
    </w:rPr>
  </w:style>
  <w:style w:type="character" w:styleId="af1">
    <w:name w:val="page number"/>
    <w:basedOn w:val="a1"/>
    <w:rsid w:val="00A52B0C"/>
  </w:style>
  <w:style w:type="character" w:customStyle="1" w:styleId="hps">
    <w:name w:val="hps"/>
    <w:rsid w:val="00492B10"/>
  </w:style>
  <w:style w:type="paragraph" w:customStyle="1" w:styleId="CharCharCharCharCharChar1Char">
    <w:name w:val="Char Char Char Char Char Char1 Char"/>
    <w:basedOn w:val="a"/>
    <w:rsid w:val="005B1544"/>
    <w:pPr>
      <w:widowControl/>
      <w:spacing w:after="160" w:line="240" w:lineRule="exact"/>
      <w:ind w:firstLineChars="0" w:firstLine="0"/>
      <w:jc w:val="left"/>
    </w:pPr>
    <w:rPr>
      <w:sz w:val="21"/>
      <w:szCs w:val="20"/>
    </w:rPr>
  </w:style>
  <w:style w:type="character" w:customStyle="1" w:styleId="Char">
    <w:name w:val="正在文 Char"/>
    <w:rsid w:val="00DB2440"/>
    <w:rPr>
      <w:rFonts w:eastAsia="宋体"/>
      <w:kern w:val="2"/>
      <w:sz w:val="24"/>
      <w:szCs w:val="24"/>
      <w:lang w:val="en-US" w:eastAsia="zh-CN" w:bidi="ar-SA"/>
    </w:rPr>
  </w:style>
  <w:style w:type="paragraph" w:styleId="af2">
    <w:name w:val="caption"/>
    <w:basedOn w:val="a"/>
    <w:next w:val="a"/>
    <w:unhideWhenUsed/>
    <w:qFormat/>
    <w:rsid w:val="00904B1F"/>
    <w:rPr>
      <w:rFonts w:ascii="Cambria" w:eastAsia="黑体" w:hAnsi="Cambria"/>
      <w:sz w:val="20"/>
      <w:szCs w:val="20"/>
    </w:rPr>
  </w:style>
  <w:style w:type="paragraph" w:styleId="af3">
    <w:name w:val="List Paragraph"/>
    <w:basedOn w:val="a"/>
    <w:uiPriority w:val="34"/>
    <w:qFormat/>
    <w:rsid w:val="0024796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3332">
      <w:bodyDiv w:val="1"/>
      <w:marLeft w:val="0"/>
      <w:marRight w:val="0"/>
      <w:marTop w:val="0"/>
      <w:marBottom w:val="0"/>
      <w:divBdr>
        <w:top w:val="none" w:sz="0" w:space="0" w:color="auto"/>
        <w:left w:val="none" w:sz="0" w:space="0" w:color="auto"/>
        <w:bottom w:val="none" w:sz="0" w:space="0" w:color="auto"/>
        <w:right w:val="none" w:sz="0" w:space="0" w:color="auto"/>
      </w:divBdr>
      <w:divsChild>
        <w:div w:id="111481752">
          <w:marLeft w:val="0"/>
          <w:marRight w:val="0"/>
          <w:marTop w:val="0"/>
          <w:marBottom w:val="0"/>
          <w:divBdr>
            <w:top w:val="none" w:sz="0" w:space="0" w:color="auto"/>
            <w:left w:val="none" w:sz="0" w:space="0" w:color="auto"/>
            <w:bottom w:val="none" w:sz="0" w:space="0" w:color="auto"/>
            <w:right w:val="none" w:sz="0" w:space="0" w:color="auto"/>
          </w:divBdr>
        </w:div>
        <w:div w:id="183790703">
          <w:marLeft w:val="0"/>
          <w:marRight w:val="0"/>
          <w:marTop w:val="0"/>
          <w:marBottom w:val="0"/>
          <w:divBdr>
            <w:top w:val="none" w:sz="0" w:space="0" w:color="auto"/>
            <w:left w:val="none" w:sz="0" w:space="0" w:color="auto"/>
            <w:bottom w:val="none" w:sz="0" w:space="0" w:color="auto"/>
            <w:right w:val="none" w:sz="0" w:space="0" w:color="auto"/>
          </w:divBdr>
        </w:div>
        <w:div w:id="447702068">
          <w:marLeft w:val="0"/>
          <w:marRight w:val="0"/>
          <w:marTop w:val="0"/>
          <w:marBottom w:val="0"/>
          <w:divBdr>
            <w:top w:val="none" w:sz="0" w:space="0" w:color="auto"/>
            <w:left w:val="none" w:sz="0" w:space="0" w:color="auto"/>
            <w:bottom w:val="none" w:sz="0" w:space="0" w:color="auto"/>
            <w:right w:val="none" w:sz="0" w:space="0" w:color="auto"/>
          </w:divBdr>
        </w:div>
        <w:div w:id="769396017">
          <w:marLeft w:val="0"/>
          <w:marRight w:val="0"/>
          <w:marTop w:val="0"/>
          <w:marBottom w:val="0"/>
          <w:divBdr>
            <w:top w:val="none" w:sz="0" w:space="0" w:color="auto"/>
            <w:left w:val="none" w:sz="0" w:space="0" w:color="auto"/>
            <w:bottom w:val="none" w:sz="0" w:space="0" w:color="auto"/>
            <w:right w:val="none" w:sz="0" w:space="0" w:color="auto"/>
          </w:divBdr>
        </w:div>
        <w:div w:id="911962299">
          <w:marLeft w:val="0"/>
          <w:marRight w:val="0"/>
          <w:marTop w:val="0"/>
          <w:marBottom w:val="0"/>
          <w:divBdr>
            <w:top w:val="none" w:sz="0" w:space="0" w:color="auto"/>
            <w:left w:val="none" w:sz="0" w:space="0" w:color="auto"/>
            <w:bottom w:val="none" w:sz="0" w:space="0" w:color="auto"/>
            <w:right w:val="none" w:sz="0" w:space="0" w:color="auto"/>
          </w:divBdr>
        </w:div>
        <w:div w:id="1157956394">
          <w:marLeft w:val="0"/>
          <w:marRight w:val="0"/>
          <w:marTop w:val="0"/>
          <w:marBottom w:val="0"/>
          <w:divBdr>
            <w:top w:val="none" w:sz="0" w:space="0" w:color="auto"/>
            <w:left w:val="none" w:sz="0" w:space="0" w:color="auto"/>
            <w:bottom w:val="none" w:sz="0" w:space="0" w:color="auto"/>
            <w:right w:val="none" w:sz="0" w:space="0" w:color="auto"/>
          </w:divBdr>
        </w:div>
        <w:div w:id="1856577004">
          <w:marLeft w:val="0"/>
          <w:marRight w:val="0"/>
          <w:marTop w:val="0"/>
          <w:marBottom w:val="0"/>
          <w:divBdr>
            <w:top w:val="none" w:sz="0" w:space="0" w:color="auto"/>
            <w:left w:val="none" w:sz="0" w:space="0" w:color="auto"/>
            <w:bottom w:val="none" w:sz="0" w:space="0" w:color="auto"/>
            <w:right w:val="none" w:sz="0" w:space="0" w:color="auto"/>
          </w:divBdr>
        </w:div>
        <w:div w:id="2092660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enku.baidu.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059BC-1840-408D-9E2D-6B874527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2964</Words>
  <Characters>16895</Characters>
  <Application>Microsoft Office Word</Application>
  <DocSecurity>0</DocSecurity>
  <Lines>140</Lines>
  <Paragraphs>39</Paragraphs>
  <ScaleCrop>false</ScaleCrop>
  <Company>湖州师范学院</Company>
  <LinksUpToDate>false</LinksUpToDate>
  <CharactersWithSpaces>19820</CharactersWithSpaces>
  <SharedDoc>false</SharedDoc>
  <HLinks>
    <vt:vector size="6" baseType="variant">
      <vt:variant>
        <vt:i4>5898242</vt:i4>
      </vt:variant>
      <vt:variant>
        <vt:i4>30</vt:i4>
      </vt:variant>
      <vt:variant>
        <vt:i4>0</vt:i4>
      </vt:variant>
      <vt:variant>
        <vt:i4>5</vt:i4>
      </vt:variant>
      <vt:variant>
        <vt:lpwstr>http://wenku.baidu.c/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subject/>
  <dc:creator>微软用户</dc:creator>
  <cp:keywords/>
  <cp:lastModifiedBy>zhexian zhang</cp:lastModifiedBy>
  <cp:revision>11</cp:revision>
  <dcterms:created xsi:type="dcterms:W3CDTF">2018-03-20T02:58:00Z</dcterms:created>
  <dcterms:modified xsi:type="dcterms:W3CDTF">2018-03-20T05:37:00Z</dcterms:modified>
</cp:coreProperties>
</file>